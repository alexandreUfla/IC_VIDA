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CE511" w14:textId="39A1FF91" w:rsidR="00541B7C" w:rsidRDefault="0035372E" w:rsidP="0035372E">
      <w:pPr>
        <w:jc w:val="center"/>
      </w:pPr>
      <w:r>
        <w:rPr>
          <w:noProof/>
          <w:lang w:eastAsia="pt-BR"/>
        </w:rPr>
        <w:drawing>
          <wp:inline distT="0" distB="0" distL="0" distR="0" wp14:anchorId="16D6393E" wp14:editId="1D771478">
            <wp:extent cx="2999238" cy="1219202"/>
            <wp:effectExtent l="0" t="0" r="0" b="0"/>
            <wp:docPr id="1"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9238" cy="1219202"/>
                    </a:xfrm>
                    <a:prstGeom prst="rect">
                      <a:avLst/>
                    </a:prstGeom>
                  </pic:spPr>
                </pic:pic>
              </a:graphicData>
            </a:graphic>
          </wp:inline>
        </w:drawing>
      </w:r>
    </w:p>
    <w:p w14:paraId="790D0076" w14:textId="77777777" w:rsidR="0035372E" w:rsidRDefault="0035372E" w:rsidP="0035372E">
      <w:pPr>
        <w:jc w:val="center"/>
      </w:pPr>
    </w:p>
    <w:p w14:paraId="694115DC" w14:textId="77777777" w:rsidR="0035372E" w:rsidRDefault="0035372E" w:rsidP="0035372E">
      <w:pPr>
        <w:jc w:val="center"/>
      </w:pPr>
    </w:p>
    <w:p w14:paraId="7EE0912F" w14:textId="77777777" w:rsidR="0035372E" w:rsidRDefault="0035372E" w:rsidP="0035372E">
      <w:pPr>
        <w:jc w:val="center"/>
      </w:pPr>
    </w:p>
    <w:p w14:paraId="56732E6A" w14:textId="77777777" w:rsidR="0035372E" w:rsidRDefault="0035372E" w:rsidP="0035372E">
      <w:pPr>
        <w:jc w:val="center"/>
      </w:pPr>
    </w:p>
    <w:p w14:paraId="06076599" w14:textId="77777777" w:rsidR="0035372E" w:rsidRPr="0035372E" w:rsidRDefault="0035372E" w:rsidP="0035372E">
      <w:pPr>
        <w:jc w:val="center"/>
        <w:rPr>
          <w:b/>
          <w:bCs/>
          <w:lang w:eastAsia="pt-BR"/>
        </w:rPr>
      </w:pPr>
      <w:r w:rsidRPr="0035372E">
        <w:rPr>
          <w:b/>
          <w:bCs/>
          <w:sz w:val="28"/>
          <w:szCs w:val="28"/>
          <w:lang w:eastAsia="pt-BR"/>
        </w:rPr>
        <w:t>PLATAFORMA DE TESTES AUTÔNOMA VIDA:</w:t>
      </w:r>
    </w:p>
    <w:p w14:paraId="77C2C4DE" w14:textId="37717790" w:rsidR="0035372E" w:rsidRPr="0060088D" w:rsidRDefault="0060088D" w:rsidP="0035372E">
      <w:pPr>
        <w:jc w:val="center"/>
        <w:rPr>
          <w:sz w:val="28"/>
          <w:szCs w:val="28"/>
          <w:lang w:eastAsia="pt-BR"/>
        </w:rPr>
      </w:pPr>
      <w:r w:rsidRPr="0060088D">
        <w:rPr>
          <w:sz w:val="28"/>
          <w:szCs w:val="28"/>
          <w:lang w:eastAsia="pt-BR"/>
        </w:rPr>
        <w:t>Implementação d</w:t>
      </w:r>
      <w:r w:rsidR="00386CA8">
        <w:rPr>
          <w:sz w:val="28"/>
          <w:szCs w:val="28"/>
          <w:lang w:eastAsia="pt-BR"/>
        </w:rPr>
        <w:t>e</w:t>
      </w:r>
      <w:r w:rsidRPr="0060088D">
        <w:rPr>
          <w:sz w:val="28"/>
          <w:szCs w:val="28"/>
          <w:lang w:eastAsia="pt-BR"/>
        </w:rPr>
        <w:t xml:space="preserve"> </w:t>
      </w:r>
      <w:r w:rsidR="00F206A2">
        <w:rPr>
          <w:sz w:val="28"/>
          <w:szCs w:val="28"/>
          <w:lang w:eastAsia="pt-BR"/>
        </w:rPr>
        <w:t xml:space="preserve">hardware e software para estimação do consumo energético do </w:t>
      </w:r>
      <w:r w:rsidRPr="0060088D">
        <w:rPr>
          <w:sz w:val="28"/>
          <w:szCs w:val="28"/>
          <w:lang w:eastAsia="pt-BR"/>
        </w:rPr>
        <w:t>veículo</w:t>
      </w:r>
    </w:p>
    <w:p w14:paraId="539CFADC" w14:textId="77777777" w:rsidR="0035372E" w:rsidRPr="0035372E" w:rsidRDefault="0035372E" w:rsidP="0035372E">
      <w:pPr>
        <w:jc w:val="center"/>
        <w:rPr>
          <w:sz w:val="28"/>
          <w:szCs w:val="28"/>
          <w:lang w:eastAsia="pt-BR"/>
        </w:rPr>
      </w:pPr>
    </w:p>
    <w:p w14:paraId="07F6A3D0" w14:textId="77777777" w:rsidR="0035372E" w:rsidRDefault="0035372E" w:rsidP="0035372E">
      <w:pPr>
        <w:jc w:val="center"/>
        <w:rPr>
          <w:lang w:eastAsia="pt-BR"/>
        </w:rPr>
      </w:pPr>
    </w:p>
    <w:p w14:paraId="537973C4" w14:textId="363A5EA3" w:rsidR="0035372E" w:rsidRDefault="006B3BC5" w:rsidP="00F206A2">
      <w:pPr>
        <w:spacing w:line="240" w:lineRule="auto"/>
        <w:ind w:left="4253"/>
        <w:jc w:val="both"/>
        <w:rPr>
          <w:szCs w:val="20"/>
          <w:lang w:eastAsia="pt-BR"/>
        </w:rPr>
      </w:pPr>
      <w:r>
        <w:rPr>
          <w:szCs w:val="20"/>
          <w:lang w:eastAsia="pt-BR"/>
        </w:rPr>
        <w:t>Projeto de pesquisa</w:t>
      </w:r>
      <w:r w:rsidR="0035372E" w:rsidRPr="0038481F">
        <w:rPr>
          <w:szCs w:val="20"/>
          <w:lang w:eastAsia="pt-BR"/>
        </w:rPr>
        <w:t xml:space="preserve"> apresentado à Universidade Federal de Lavras, como parte das exigências para bolsa do PIBIC/</w:t>
      </w:r>
      <w:del w:id="0" w:author="Alexandre Júnior" w:date="2025-10-31T19:02:00Z" w16du:dateUtc="2025-10-31T22:02:00Z">
        <w:r w:rsidR="00F206A2" w:rsidRPr="00617AA7" w:rsidDel="00617AA7">
          <w:rPr>
            <w:szCs w:val="20"/>
            <w:highlight w:val="cyan"/>
            <w:lang w:eastAsia="pt-BR"/>
            <w:rPrChange w:id="1" w:author="Alexandre Júnior" w:date="2025-10-31T19:02:00Z" w16du:dateUtc="2025-10-31T22:02:00Z">
              <w:rPr>
                <w:szCs w:val="20"/>
                <w:lang w:eastAsia="pt-BR"/>
              </w:rPr>
            </w:rPrChange>
          </w:rPr>
          <w:delText>CNPQ</w:delText>
        </w:r>
      </w:del>
      <w:ins w:id="2" w:author="Alexandre Júnior" w:date="2025-10-31T19:02:00Z" w16du:dateUtc="2025-10-31T22:02:00Z">
        <w:r w:rsidR="00617AA7" w:rsidRPr="00617AA7">
          <w:rPr>
            <w:szCs w:val="20"/>
            <w:highlight w:val="cyan"/>
            <w:lang w:eastAsia="pt-BR"/>
            <w:rPrChange w:id="3" w:author="Alexandre Júnior" w:date="2025-10-31T19:02:00Z" w16du:dateUtc="2025-10-31T22:02:00Z">
              <w:rPr>
                <w:szCs w:val="20"/>
                <w:lang w:eastAsia="pt-BR"/>
              </w:rPr>
            </w:rPrChange>
          </w:rPr>
          <w:t>FAPEMIG</w:t>
        </w:r>
      </w:ins>
      <w:r w:rsidR="0035372E" w:rsidRPr="0038481F">
        <w:rPr>
          <w:szCs w:val="20"/>
          <w:lang w:eastAsia="pt-BR"/>
        </w:rPr>
        <w:t xml:space="preserve">, referente ao período de </w:t>
      </w:r>
      <w:r w:rsidR="00F206A2" w:rsidRPr="00617AA7">
        <w:rPr>
          <w:szCs w:val="20"/>
          <w:lang w:eastAsia="pt-BR"/>
        </w:rPr>
        <w:t>09</w:t>
      </w:r>
      <w:r w:rsidR="0035372E" w:rsidRPr="00617AA7">
        <w:rPr>
          <w:szCs w:val="20"/>
          <w:lang w:eastAsia="pt-BR"/>
        </w:rPr>
        <w:t xml:space="preserve">/2025 a </w:t>
      </w:r>
      <w:r w:rsidR="00F206A2" w:rsidRPr="00617AA7">
        <w:rPr>
          <w:szCs w:val="20"/>
          <w:lang w:eastAsia="pt-BR"/>
        </w:rPr>
        <w:t>08</w:t>
      </w:r>
      <w:r w:rsidR="0035372E" w:rsidRPr="00617AA7">
        <w:rPr>
          <w:szCs w:val="20"/>
          <w:lang w:eastAsia="pt-BR"/>
        </w:rPr>
        <w:t>/2026</w:t>
      </w:r>
      <w:r w:rsidR="0035372E" w:rsidRPr="0038481F">
        <w:rPr>
          <w:szCs w:val="20"/>
          <w:lang w:eastAsia="pt-BR"/>
        </w:rPr>
        <w:t>.</w:t>
      </w:r>
    </w:p>
    <w:p w14:paraId="6A955389" w14:textId="77777777" w:rsidR="0035372E" w:rsidRPr="00617AA7" w:rsidRDefault="0035372E" w:rsidP="0035372E">
      <w:pPr>
        <w:spacing w:line="240" w:lineRule="auto"/>
        <w:jc w:val="center"/>
        <w:rPr>
          <w:szCs w:val="20"/>
          <w:lang w:eastAsia="pt-BR"/>
        </w:rPr>
      </w:pPr>
    </w:p>
    <w:p w14:paraId="289599AB" w14:textId="77777777" w:rsidR="00094079" w:rsidRPr="00894BD9" w:rsidRDefault="00094079" w:rsidP="00F206A2">
      <w:pPr>
        <w:spacing w:line="240" w:lineRule="auto"/>
        <w:rPr>
          <w:shd w:val="clear" w:color="auto" w:fill="FFFFFF"/>
        </w:rPr>
      </w:pPr>
    </w:p>
    <w:p w14:paraId="08D54AE6" w14:textId="77777777" w:rsidR="00094079" w:rsidRPr="0038481F" w:rsidRDefault="00094079" w:rsidP="00094079">
      <w:pPr>
        <w:spacing w:line="240" w:lineRule="auto"/>
        <w:jc w:val="center"/>
        <w:rPr>
          <w:lang w:eastAsia="pt-BR"/>
        </w:rPr>
      </w:pPr>
      <w:r w:rsidRPr="0038481F">
        <w:rPr>
          <w:lang w:eastAsia="pt-BR"/>
        </w:rPr>
        <w:t xml:space="preserve">Candidato: </w:t>
      </w:r>
      <w:r>
        <w:rPr>
          <w:lang w:eastAsia="pt-BR"/>
        </w:rPr>
        <w:t>Alexandre Reis Francisco Júnior</w:t>
      </w:r>
    </w:p>
    <w:p w14:paraId="79A7047C" w14:textId="77777777" w:rsidR="00094079" w:rsidRPr="0038481F" w:rsidRDefault="00094079" w:rsidP="00094079">
      <w:pPr>
        <w:spacing w:line="240" w:lineRule="auto"/>
        <w:jc w:val="center"/>
        <w:rPr>
          <w:lang w:eastAsia="pt-BR"/>
        </w:rPr>
      </w:pPr>
      <w:r w:rsidRPr="0038481F">
        <w:rPr>
          <w:lang w:eastAsia="pt-BR"/>
        </w:rPr>
        <w:t xml:space="preserve">E-mail: </w:t>
      </w:r>
      <w:r>
        <w:rPr>
          <w:lang w:eastAsia="pt-BR"/>
        </w:rPr>
        <w:t>alexandre.junior5</w:t>
      </w:r>
      <w:r w:rsidRPr="0038481F">
        <w:rPr>
          <w:lang w:eastAsia="pt-BR"/>
        </w:rPr>
        <w:t>@estudante.ufla.br</w:t>
      </w:r>
    </w:p>
    <w:p w14:paraId="17640C53" w14:textId="77777777" w:rsidR="00094079" w:rsidRPr="00F206A2" w:rsidRDefault="00094079" w:rsidP="00094079">
      <w:pPr>
        <w:spacing w:line="240" w:lineRule="auto"/>
        <w:jc w:val="center"/>
        <w:rPr>
          <w:lang w:val="en-US" w:eastAsia="pt-BR"/>
        </w:rPr>
      </w:pPr>
      <w:r w:rsidRPr="00B73D89">
        <w:rPr>
          <w:lang w:val="en-US" w:eastAsia="pt-BR"/>
        </w:rPr>
        <w:t xml:space="preserve">Lattes: </w:t>
      </w:r>
      <w:r w:rsidRPr="00F206A2">
        <w:rPr>
          <w:lang w:val="en-US" w:eastAsia="pt-BR"/>
        </w:rPr>
        <w:t>http://lattes.cnpq.br/2777681222261494</w:t>
      </w:r>
    </w:p>
    <w:p w14:paraId="0780BEF5" w14:textId="77777777" w:rsidR="0035372E" w:rsidRPr="00F206A2" w:rsidRDefault="0035372E" w:rsidP="0035372E">
      <w:pPr>
        <w:spacing w:line="360" w:lineRule="auto"/>
        <w:jc w:val="center"/>
        <w:rPr>
          <w:lang w:val="en-US" w:eastAsia="pt-BR"/>
        </w:rPr>
      </w:pPr>
    </w:p>
    <w:p w14:paraId="712A77E5" w14:textId="77777777" w:rsidR="0035372E" w:rsidRPr="0038481F" w:rsidRDefault="0035372E" w:rsidP="0035372E">
      <w:pPr>
        <w:spacing w:line="240" w:lineRule="auto"/>
        <w:jc w:val="center"/>
        <w:rPr>
          <w:lang w:eastAsia="pt-BR"/>
        </w:rPr>
      </w:pPr>
      <w:r w:rsidRPr="0038481F">
        <w:rPr>
          <w:lang w:eastAsia="pt-BR"/>
        </w:rPr>
        <w:t>Orientador: Prof. Dr. Danilo Alves de Lima</w:t>
      </w:r>
    </w:p>
    <w:p w14:paraId="0546838E" w14:textId="1AE71A76" w:rsidR="0035372E" w:rsidRPr="00F206A2" w:rsidRDefault="0035372E" w:rsidP="0035372E">
      <w:pPr>
        <w:spacing w:line="240" w:lineRule="auto"/>
        <w:jc w:val="center"/>
        <w:rPr>
          <w:lang w:val="fr-FR" w:eastAsia="pt-BR"/>
        </w:rPr>
      </w:pPr>
      <w:r w:rsidRPr="00F206A2">
        <w:rPr>
          <w:lang w:val="fr-FR" w:eastAsia="pt-BR"/>
        </w:rPr>
        <w:t xml:space="preserve">E-mail: danilo.delima@ufla.br - Ramal: </w:t>
      </w:r>
      <w:r w:rsidR="002C5039" w:rsidRPr="00F206A2">
        <w:rPr>
          <w:lang w:val="fr-FR" w:eastAsia="pt-BR"/>
        </w:rPr>
        <w:t>2</w:t>
      </w:r>
      <w:r w:rsidR="002C5039">
        <w:rPr>
          <w:lang w:val="fr-FR" w:eastAsia="pt-BR"/>
        </w:rPr>
        <w:t>174</w:t>
      </w:r>
    </w:p>
    <w:p w14:paraId="7D319FB2" w14:textId="77777777" w:rsidR="0035372E" w:rsidRPr="00F206A2" w:rsidRDefault="0035372E" w:rsidP="0035372E">
      <w:pPr>
        <w:spacing w:line="240" w:lineRule="auto"/>
        <w:jc w:val="center"/>
        <w:rPr>
          <w:highlight w:val="white"/>
          <w:lang w:val="fr-FR" w:eastAsia="pt-BR"/>
        </w:rPr>
      </w:pPr>
      <w:r w:rsidRPr="00F206A2">
        <w:rPr>
          <w:lang w:val="fr-FR" w:eastAsia="pt-BR"/>
        </w:rPr>
        <w:t xml:space="preserve">Lattes: </w:t>
      </w:r>
      <w:r w:rsidRPr="00F206A2">
        <w:rPr>
          <w:highlight w:val="white"/>
          <w:lang w:val="fr-FR" w:eastAsia="pt-BR"/>
        </w:rPr>
        <w:t>http://lattes.cnpq.br/8231212078243188</w:t>
      </w:r>
    </w:p>
    <w:p w14:paraId="695DE8D4" w14:textId="77777777" w:rsidR="0035372E" w:rsidRPr="00F206A2" w:rsidRDefault="0035372E" w:rsidP="0035372E">
      <w:pPr>
        <w:spacing w:line="360" w:lineRule="auto"/>
        <w:jc w:val="center"/>
        <w:rPr>
          <w:highlight w:val="white"/>
          <w:lang w:val="fr-FR" w:eastAsia="pt-BR"/>
        </w:rPr>
      </w:pPr>
    </w:p>
    <w:p w14:paraId="3F58E47A" w14:textId="77777777" w:rsidR="0035372E" w:rsidRPr="00F206A2" w:rsidRDefault="0035372E" w:rsidP="00232679">
      <w:pPr>
        <w:spacing w:line="240" w:lineRule="auto"/>
        <w:jc w:val="center"/>
        <w:rPr>
          <w:szCs w:val="20"/>
          <w:lang w:val="fr-FR" w:eastAsia="pt-BR"/>
        </w:rPr>
      </w:pPr>
    </w:p>
    <w:p w14:paraId="7E67140F" w14:textId="0E2AD094" w:rsidR="0035372E" w:rsidRDefault="0035372E" w:rsidP="0035372E">
      <w:pPr>
        <w:jc w:val="center"/>
      </w:pPr>
      <w:r>
        <w:t>Lavras MG</w:t>
      </w:r>
    </w:p>
    <w:p w14:paraId="4920C4B9" w14:textId="1B18A85C" w:rsidR="00232679" w:rsidRDefault="00F206A2" w:rsidP="00232679">
      <w:pPr>
        <w:jc w:val="center"/>
      </w:pPr>
      <w:r>
        <w:t xml:space="preserve">Junho </w:t>
      </w:r>
      <w:r w:rsidR="0035372E">
        <w:t xml:space="preserve">de </w:t>
      </w:r>
      <w:r>
        <w:t>2025</w:t>
      </w:r>
      <w:r w:rsidR="00232679">
        <w:br w:type="page"/>
      </w:r>
    </w:p>
    <w:sdt>
      <w:sdtPr>
        <w:rPr>
          <w:rFonts w:ascii="Arial" w:eastAsiaTheme="minorHAnsi" w:hAnsi="Arial" w:cs="Arial"/>
          <w:b/>
          <w:bCs/>
          <w:color w:val="auto"/>
          <w:kern w:val="2"/>
          <w:sz w:val="28"/>
          <w:szCs w:val="28"/>
          <w:lang w:eastAsia="en-US"/>
          <w14:ligatures w14:val="standardContextual"/>
        </w:rPr>
        <w:id w:val="-1539038931"/>
        <w:docPartObj>
          <w:docPartGallery w:val="Table of Contents"/>
          <w:docPartUnique/>
        </w:docPartObj>
      </w:sdtPr>
      <w:sdtEndPr>
        <w:rPr>
          <w:sz w:val="24"/>
          <w:szCs w:val="24"/>
        </w:rPr>
      </w:sdtEndPr>
      <w:sdtContent>
        <w:p w14:paraId="71C716CC" w14:textId="4448EAA9" w:rsidR="009917D1" w:rsidRDefault="009917D1" w:rsidP="009917D1">
          <w:pPr>
            <w:pStyle w:val="CabealhodoSumrio"/>
            <w:jc w:val="center"/>
            <w:rPr>
              <w:ins w:id="4" w:author="Danilo Alves" w:date="2025-06-05T15:19:00Z"/>
              <w:rFonts w:ascii="Arial" w:hAnsi="Arial" w:cs="Arial"/>
              <w:b/>
              <w:bCs/>
              <w:color w:val="auto"/>
              <w:sz w:val="28"/>
              <w:szCs w:val="28"/>
            </w:rPr>
          </w:pPr>
          <w:r w:rsidRPr="009917D1">
            <w:rPr>
              <w:rFonts w:ascii="Arial" w:hAnsi="Arial" w:cs="Arial"/>
              <w:b/>
              <w:bCs/>
              <w:color w:val="auto"/>
              <w:sz w:val="28"/>
              <w:szCs w:val="28"/>
            </w:rPr>
            <w:t>SUMÁRIO</w:t>
          </w:r>
        </w:p>
        <w:p w14:paraId="795E2DC3" w14:textId="77777777" w:rsidR="008118F5" w:rsidRDefault="008118F5">
          <w:pPr>
            <w:rPr>
              <w:ins w:id="5" w:author="Danilo Alves" w:date="2025-06-05T15:19:00Z"/>
            </w:rPr>
            <w:pPrChange w:id="6" w:author="Danilo Alves" w:date="2025-06-05T15:19:00Z">
              <w:pPr>
                <w:pStyle w:val="CabealhodoSumrio"/>
                <w:jc w:val="center"/>
              </w:pPr>
            </w:pPrChange>
          </w:pPr>
        </w:p>
        <w:p w14:paraId="5521023E" w14:textId="77777777" w:rsidR="008118F5" w:rsidRPr="008118F5" w:rsidRDefault="008118F5">
          <w:pPr>
            <w:rPr>
              <w:rPrChange w:id="7" w:author="Danilo Alves" w:date="2025-06-05T15:19:00Z">
                <w:rPr>
                  <w:rFonts w:ascii="Arial" w:hAnsi="Arial" w:cs="Arial"/>
                  <w:b/>
                  <w:bCs/>
                  <w:color w:val="auto"/>
                  <w:sz w:val="28"/>
                  <w:szCs w:val="28"/>
                </w:rPr>
              </w:rPrChange>
            </w:rPr>
            <w:pPrChange w:id="8" w:author="Danilo Alves" w:date="2025-06-05T15:19:00Z">
              <w:pPr>
                <w:pStyle w:val="CabealhodoSumrio"/>
                <w:jc w:val="center"/>
              </w:pPr>
            </w:pPrChange>
          </w:pPr>
        </w:p>
        <w:p w14:paraId="0D1AC4A9" w14:textId="77777777" w:rsidR="008118F5" w:rsidRDefault="009917D1">
          <w:pPr>
            <w:pStyle w:val="Sumrio1"/>
            <w:tabs>
              <w:tab w:val="left" w:pos="480"/>
              <w:tab w:val="right" w:leader="dot" w:pos="8494"/>
            </w:tabs>
            <w:rPr>
              <w:ins w:id="9" w:author="Danilo Alves" w:date="2025-06-05T15:19:00Z"/>
              <w:rFonts w:eastAsiaTheme="minorEastAsia" w:cstheme="minorBidi"/>
              <w:b w:val="0"/>
              <w:bCs w:val="0"/>
              <w:caps w:val="0"/>
              <w:noProof/>
              <w:kern w:val="0"/>
              <w:sz w:val="22"/>
              <w:szCs w:val="22"/>
              <w:lang w:eastAsia="pt-BR"/>
              <w14:ligatures w14:val="none"/>
            </w:rPr>
          </w:pPr>
          <w:r w:rsidRPr="009917D1">
            <w:rPr>
              <w:rFonts w:ascii="Arial" w:hAnsi="Arial"/>
              <w:i/>
              <w:iCs/>
              <w:caps w:val="0"/>
              <w:sz w:val="22"/>
              <w:szCs w:val="22"/>
            </w:rPr>
            <w:fldChar w:fldCharType="begin"/>
          </w:r>
          <w:r w:rsidRPr="009917D1">
            <w:rPr>
              <w:rFonts w:ascii="Arial" w:hAnsi="Arial"/>
              <w:i/>
              <w:iCs/>
              <w:caps w:val="0"/>
              <w:sz w:val="22"/>
              <w:szCs w:val="22"/>
            </w:rPr>
            <w:instrText xml:space="preserve"> TOC \o "1-3" \h \z \u </w:instrText>
          </w:r>
          <w:r w:rsidRPr="009917D1">
            <w:rPr>
              <w:rFonts w:ascii="Arial" w:hAnsi="Arial"/>
              <w:i/>
              <w:iCs/>
              <w:caps w:val="0"/>
              <w:sz w:val="22"/>
              <w:szCs w:val="22"/>
            </w:rPr>
            <w:fldChar w:fldCharType="separate"/>
          </w:r>
          <w:ins w:id="10" w:author="Danilo Alves" w:date="2025-06-05T15:19:00Z">
            <w:r w:rsidR="008118F5" w:rsidRPr="001E65C8">
              <w:rPr>
                <w:rStyle w:val="Hyperlink"/>
                <w:noProof/>
              </w:rPr>
              <w:fldChar w:fldCharType="begin"/>
            </w:r>
            <w:r w:rsidR="008118F5" w:rsidRPr="001E65C8">
              <w:rPr>
                <w:rStyle w:val="Hyperlink"/>
                <w:noProof/>
              </w:rPr>
              <w:instrText xml:space="preserve"> </w:instrText>
            </w:r>
            <w:r w:rsidR="008118F5">
              <w:rPr>
                <w:noProof/>
              </w:rPr>
              <w:instrText>HYPERLINK \l "_Toc200029176"</w:instrText>
            </w:r>
            <w:r w:rsidR="008118F5" w:rsidRPr="001E65C8">
              <w:rPr>
                <w:rStyle w:val="Hyperlink"/>
                <w:noProof/>
              </w:rPr>
              <w:instrText xml:space="preserve"> </w:instrText>
            </w:r>
            <w:r w:rsidR="008118F5" w:rsidRPr="001E65C8">
              <w:rPr>
                <w:rStyle w:val="Hyperlink"/>
                <w:noProof/>
              </w:rPr>
            </w:r>
            <w:r w:rsidR="008118F5" w:rsidRPr="001E65C8">
              <w:rPr>
                <w:rStyle w:val="Hyperlink"/>
                <w:noProof/>
              </w:rPr>
              <w:fldChar w:fldCharType="separate"/>
            </w:r>
            <w:r w:rsidR="008118F5" w:rsidRPr="001E65C8">
              <w:rPr>
                <w:rStyle w:val="Hyperlink"/>
                <w:noProof/>
              </w:rPr>
              <w:t>1.</w:t>
            </w:r>
            <w:r w:rsidR="008118F5">
              <w:rPr>
                <w:rFonts w:eastAsiaTheme="minorEastAsia" w:cstheme="minorBidi"/>
                <w:b w:val="0"/>
                <w:bCs w:val="0"/>
                <w:caps w:val="0"/>
                <w:noProof/>
                <w:kern w:val="0"/>
                <w:sz w:val="22"/>
                <w:szCs w:val="22"/>
                <w:lang w:eastAsia="pt-BR"/>
                <w14:ligatures w14:val="none"/>
              </w:rPr>
              <w:tab/>
            </w:r>
            <w:r w:rsidR="008118F5" w:rsidRPr="001E65C8">
              <w:rPr>
                <w:rStyle w:val="Hyperlink"/>
                <w:noProof/>
              </w:rPr>
              <w:t>Introdução e justificativa</w:t>
            </w:r>
            <w:r w:rsidR="008118F5">
              <w:rPr>
                <w:noProof/>
                <w:webHidden/>
              </w:rPr>
              <w:tab/>
            </w:r>
            <w:r w:rsidR="008118F5">
              <w:rPr>
                <w:noProof/>
                <w:webHidden/>
              </w:rPr>
              <w:fldChar w:fldCharType="begin"/>
            </w:r>
            <w:r w:rsidR="008118F5">
              <w:rPr>
                <w:noProof/>
                <w:webHidden/>
              </w:rPr>
              <w:instrText xml:space="preserve"> PAGEREF _Toc200029176 \h </w:instrText>
            </w:r>
          </w:ins>
          <w:r w:rsidR="008118F5">
            <w:rPr>
              <w:noProof/>
              <w:webHidden/>
            </w:rPr>
          </w:r>
          <w:r w:rsidR="008118F5">
            <w:rPr>
              <w:noProof/>
              <w:webHidden/>
            </w:rPr>
            <w:fldChar w:fldCharType="separate"/>
          </w:r>
          <w:ins w:id="11" w:author="Danilo Alves" w:date="2025-06-05T15:19:00Z">
            <w:r w:rsidR="008118F5">
              <w:rPr>
                <w:noProof/>
                <w:webHidden/>
              </w:rPr>
              <w:t>3</w:t>
            </w:r>
            <w:r w:rsidR="008118F5">
              <w:rPr>
                <w:noProof/>
                <w:webHidden/>
              </w:rPr>
              <w:fldChar w:fldCharType="end"/>
            </w:r>
            <w:r w:rsidR="008118F5" w:rsidRPr="001E65C8">
              <w:rPr>
                <w:rStyle w:val="Hyperlink"/>
                <w:noProof/>
              </w:rPr>
              <w:fldChar w:fldCharType="end"/>
            </w:r>
          </w:ins>
        </w:p>
        <w:p w14:paraId="56F74DAD" w14:textId="77777777" w:rsidR="008118F5" w:rsidRDefault="008118F5">
          <w:pPr>
            <w:pStyle w:val="Sumrio1"/>
            <w:tabs>
              <w:tab w:val="left" w:pos="480"/>
              <w:tab w:val="right" w:leader="dot" w:pos="8494"/>
            </w:tabs>
            <w:rPr>
              <w:ins w:id="12" w:author="Danilo Alves" w:date="2025-06-05T15:19:00Z"/>
              <w:rFonts w:eastAsiaTheme="minorEastAsia" w:cstheme="minorBidi"/>
              <w:b w:val="0"/>
              <w:bCs w:val="0"/>
              <w:caps w:val="0"/>
              <w:noProof/>
              <w:kern w:val="0"/>
              <w:sz w:val="22"/>
              <w:szCs w:val="22"/>
              <w:lang w:eastAsia="pt-BR"/>
              <w14:ligatures w14:val="none"/>
            </w:rPr>
          </w:pPr>
          <w:ins w:id="13" w:author="Danilo Alves" w:date="2025-06-05T15:19:00Z">
            <w:r w:rsidRPr="001E65C8">
              <w:rPr>
                <w:rStyle w:val="Hyperlink"/>
                <w:noProof/>
              </w:rPr>
              <w:fldChar w:fldCharType="begin"/>
            </w:r>
            <w:r w:rsidRPr="001E65C8">
              <w:rPr>
                <w:rStyle w:val="Hyperlink"/>
                <w:noProof/>
              </w:rPr>
              <w:instrText xml:space="preserve"> </w:instrText>
            </w:r>
            <w:r>
              <w:rPr>
                <w:noProof/>
              </w:rPr>
              <w:instrText>HYPERLINK \l "_Toc200029177"</w:instrText>
            </w:r>
            <w:r w:rsidRPr="001E65C8">
              <w:rPr>
                <w:rStyle w:val="Hyperlink"/>
                <w:noProof/>
              </w:rPr>
              <w:instrText xml:space="preserve"> </w:instrText>
            </w:r>
            <w:r w:rsidRPr="001E65C8">
              <w:rPr>
                <w:rStyle w:val="Hyperlink"/>
                <w:noProof/>
              </w:rPr>
            </w:r>
            <w:r w:rsidRPr="001E65C8">
              <w:rPr>
                <w:rStyle w:val="Hyperlink"/>
                <w:noProof/>
              </w:rPr>
              <w:fldChar w:fldCharType="separate"/>
            </w:r>
            <w:r w:rsidRPr="001E65C8">
              <w:rPr>
                <w:rStyle w:val="Hyperlink"/>
                <w:noProof/>
              </w:rPr>
              <w:t>2.</w:t>
            </w:r>
            <w:r>
              <w:rPr>
                <w:rFonts w:eastAsiaTheme="minorEastAsia" w:cstheme="minorBidi"/>
                <w:b w:val="0"/>
                <w:bCs w:val="0"/>
                <w:caps w:val="0"/>
                <w:noProof/>
                <w:kern w:val="0"/>
                <w:sz w:val="22"/>
                <w:szCs w:val="22"/>
                <w:lang w:eastAsia="pt-BR"/>
                <w14:ligatures w14:val="none"/>
              </w:rPr>
              <w:tab/>
            </w:r>
            <w:r w:rsidRPr="001E65C8">
              <w:rPr>
                <w:rStyle w:val="Hyperlink"/>
                <w:noProof/>
              </w:rPr>
              <w:t>Objetivos</w:t>
            </w:r>
            <w:r>
              <w:rPr>
                <w:noProof/>
                <w:webHidden/>
              </w:rPr>
              <w:tab/>
            </w:r>
            <w:r>
              <w:rPr>
                <w:noProof/>
                <w:webHidden/>
              </w:rPr>
              <w:fldChar w:fldCharType="begin"/>
            </w:r>
            <w:r>
              <w:rPr>
                <w:noProof/>
                <w:webHidden/>
              </w:rPr>
              <w:instrText xml:space="preserve"> PAGEREF _Toc200029177 \h </w:instrText>
            </w:r>
          </w:ins>
          <w:r>
            <w:rPr>
              <w:noProof/>
              <w:webHidden/>
            </w:rPr>
          </w:r>
          <w:r>
            <w:rPr>
              <w:noProof/>
              <w:webHidden/>
            </w:rPr>
            <w:fldChar w:fldCharType="separate"/>
          </w:r>
          <w:ins w:id="14" w:author="Danilo Alves" w:date="2025-06-05T15:19:00Z">
            <w:r>
              <w:rPr>
                <w:noProof/>
                <w:webHidden/>
              </w:rPr>
              <w:t>6</w:t>
            </w:r>
            <w:r>
              <w:rPr>
                <w:noProof/>
                <w:webHidden/>
              </w:rPr>
              <w:fldChar w:fldCharType="end"/>
            </w:r>
            <w:r w:rsidRPr="001E65C8">
              <w:rPr>
                <w:rStyle w:val="Hyperlink"/>
                <w:noProof/>
              </w:rPr>
              <w:fldChar w:fldCharType="end"/>
            </w:r>
          </w:ins>
        </w:p>
        <w:p w14:paraId="686BCE38" w14:textId="77777777" w:rsidR="008118F5" w:rsidRDefault="008118F5">
          <w:pPr>
            <w:pStyle w:val="Sumrio1"/>
            <w:tabs>
              <w:tab w:val="left" w:pos="480"/>
              <w:tab w:val="right" w:leader="dot" w:pos="8494"/>
            </w:tabs>
            <w:rPr>
              <w:ins w:id="15" w:author="Danilo Alves" w:date="2025-06-05T15:19:00Z"/>
              <w:rFonts w:eastAsiaTheme="minorEastAsia" w:cstheme="minorBidi"/>
              <w:b w:val="0"/>
              <w:bCs w:val="0"/>
              <w:caps w:val="0"/>
              <w:noProof/>
              <w:kern w:val="0"/>
              <w:sz w:val="22"/>
              <w:szCs w:val="22"/>
              <w:lang w:eastAsia="pt-BR"/>
              <w14:ligatures w14:val="none"/>
            </w:rPr>
          </w:pPr>
          <w:ins w:id="16" w:author="Danilo Alves" w:date="2025-06-05T15:19:00Z">
            <w:r w:rsidRPr="001E65C8">
              <w:rPr>
                <w:rStyle w:val="Hyperlink"/>
                <w:noProof/>
              </w:rPr>
              <w:fldChar w:fldCharType="begin"/>
            </w:r>
            <w:r w:rsidRPr="001E65C8">
              <w:rPr>
                <w:rStyle w:val="Hyperlink"/>
                <w:noProof/>
              </w:rPr>
              <w:instrText xml:space="preserve"> </w:instrText>
            </w:r>
            <w:r>
              <w:rPr>
                <w:noProof/>
              </w:rPr>
              <w:instrText>HYPERLINK \l "_Toc200029178"</w:instrText>
            </w:r>
            <w:r w:rsidRPr="001E65C8">
              <w:rPr>
                <w:rStyle w:val="Hyperlink"/>
                <w:noProof/>
              </w:rPr>
              <w:instrText xml:space="preserve"> </w:instrText>
            </w:r>
            <w:r w:rsidRPr="001E65C8">
              <w:rPr>
                <w:rStyle w:val="Hyperlink"/>
                <w:noProof/>
              </w:rPr>
            </w:r>
            <w:r w:rsidRPr="001E65C8">
              <w:rPr>
                <w:rStyle w:val="Hyperlink"/>
                <w:noProof/>
              </w:rPr>
              <w:fldChar w:fldCharType="separate"/>
            </w:r>
            <w:r w:rsidRPr="001E65C8">
              <w:rPr>
                <w:rStyle w:val="Hyperlink"/>
                <w:noProof/>
              </w:rPr>
              <w:t>3.</w:t>
            </w:r>
            <w:r>
              <w:rPr>
                <w:rFonts w:eastAsiaTheme="minorEastAsia" w:cstheme="minorBidi"/>
                <w:b w:val="0"/>
                <w:bCs w:val="0"/>
                <w:caps w:val="0"/>
                <w:noProof/>
                <w:kern w:val="0"/>
                <w:sz w:val="22"/>
                <w:szCs w:val="22"/>
                <w:lang w:eastAsia="pt-BR"/>
                <w14:ligatures w14:val="none"/>
              </w:rPr>
              <w:tab/>
            </w:r>
            <w:r w:rsidRPr="001E65C8">
              <w:rPr>
                <w:rStyle w:val="Hyperlink"/>
                <w:noProof/>
              </w:rPr>
              <w:t>Metodologia</w:t>
            </w:r>
            <w:r>
              <w:rPr>
                <w:noProof/>
                <w:webHidden/>
              </w:rPr>
              <w:tab/>
            </w:r>
            <w:r>
              <w:rPr>
                <w:noProof/>
                <w:webHidden/>
              </w:rPr>
              <w:fldChar w:fldCharType="begin"/>
            </w:r>
            <w:r>
              <w:rPr>
                <w:noProof/>
                <w:webHidden/>
              </w:rPr>
              <w:instrText xml:space="preserve"> PAGEREF _Toc200029178 \h </w:instrText>
            </w:r>
          </w:ins>
          <w:r>
            <w:rPr>
              <w:noProof/>
              <w:webHidden/>
            </w:rPr>
          </w:r>
          <w:r>
            <w:rPr>
              <w:noProof/>
              <w:webHidden/>
            </w:rPr>
            <w:fldChar w:fldCharType="separate"/>
          </w:r>
          <w:ins w:id="17" w:author="Danilo Alves" w:date="2025-06-05T15:19:00Z">
            <w:r>
              <w:rPr>
                <w:noProof/>
                <w:webHidden/>
              </w:rPr>
              <w:t>7</w:t>
            </w:r>
            <w:r>
              <w:rPr>
                <w:noProof/>
                <w:webHidden/>
              </w:rPr>
              <w:fldChar w:fldCharType="end"/>
            </w:r>
            <w:r w:rsidRPr="001E65C8">
              <w:rPr>
                <w:rStyle w:val="Hyperlink"/>
                <w:noProof/>
              </w:rPr>
              <w:fldChar w:fldCharType="end"/>
            </w:r>
          </w:ins>
        </w:p>
        <w:p w14:paraId="0AD33B86" w14:textId="77777777" w:rsidR="008118F5" w:rsidRDefault="008118F5">
          <w:pPr>
            <w:pStyle w:val="Sumrio2"/>
            <w:rPr>
              <w:ins w:id="18" w:author="Danilo Alves" w:date="2025-06-05T15:19:00Z"/>
              <w:rFonts w:eastAsiaTheme="minorEastAsia" w:cstheme="minorBidi"/>
              <w:b w:val="0"/>
              <w:bCs w:val="0"/>
              <w:smallCaps w:val="0"/>
              <w:kern w:val="0"/>
              <w:sz w:val="22"/>
              <w:szCs w:val="22"/>
              <w:lang w:eastAsia="pt-BR"/>
              <w14:ligatures w14:val="none"/>
            </w:rPr>
          </w:pPr>
          <w:ins w:id="19" w:author="Danilo Alves" w:date="2025-06-05T15:19:00Z">
            <w:r w:rsidRPr="001E65C8">
              <w:rPr>
                <w:rStyle w:val="Hyperlink"/>
              </w:rPr>
              <w:fldChar w:fldCharType="begin"/>
            </w:r>
            <w:r w:rsidRPr="001E65C8">
              <w:rPr>
                <w:rStyle w:val="Hyperlink"/>
              </w:rPr>
              <w:instrText xml:space="preserve"> </w:instrText>
            </w:r>
            <w:r>
              <w:instrText>HYPERLINK \l "_Toc200029208"</w:instrText>
            </w:r>
            <w:r w:rsidRPr="001E65C8">
              <w:rPr>
                <w:rStyle w:val="Hyperlink"/>
              </w:rPr>
              <w:instrText xml:space="preserve"> </w:instrText>
            </w:r>
            <w:r w:rsidRPr="001E65C8">
              <w:rPr>
                <w:rStyle w:val="Hyperlink"/>
              </w:rPr>
            </w:r>
            <w:r w:rsidRPr="001E65C8">
              <w:rPr>
                <w:rStyle w:val="Hyperlink"/>
              </w:rPr>
              <w:fldChar w:fldCharType="separate"/>
            </w:r>
            <w:r w:rsidRPr="001E65C8">
              <w:rPr>
                <w:rStyle w:val="Hyperlink"/>
              </w:rPr>
              <w:t>3.1.</w:t>
            </w:r>
            <w:r>
              <w:rPr>
                <w:rFonts w:eastAsiaTheme="minorEastAsia" w:cstheme="minorBidi"/>
                <w:b w:val="0"/>
                <w:bCs w:val="0"/>
                <w:smallCaps w:val="0"/>
                <w:kern w:val="0"/>
                <w:sz w:val="22"/>
                <w:szCs w:val="22"/>
                <w:lang w:eastAsia="pt-BR"/>
                <w14:ligatures w14:val="none"/>
              </w:rPr>
              <w:tab/>
            </w:r>
            <w:r w:rsidRPr="001E65C8">
              <w:rPr>
                <w:rStyle w:val="Hyperlink"/>
              </w:rPr>
              <w:t>Instrumentação do sistema de medição de energia</w:t>
            </w:r>
            <w:r>
              <w:rPr>
                <w:webHidden/>
              </w:rPr>
              <w:tab/>
            </w:r>
            <w:r>
              <w:rPr>
                <w:webHidden/>
              </w:rPr>
              <w:fldChar w:fldCharType="begin"/>
            </w:r>
            <w:r>
              <w:rPr>
                <w:webHidden/>
              </w:rPr>
              <w:instrText xml:space="preserve"> PAGEREF _Toc200029208 \h </w:instrText>
            </w:r>
          </w:ins>
          <w:r>
            <w:rPr>
              <w:webHidden/>
            </w:rPr>
          </w:r>
          <w:r>
            <w:rPr>
              <w:webHidden/>
            </w:rPr>
            <w:fldChar w:fldCharType="separate"/>
          </w:r>
          <w:ins w:id="20" w:author="Danilo Alves" w:date="2025-06-05T15:19:00Z">
            <w:r>
              <w:rPr>
                <w:webHidden/>
              </w:rPr>
              <w:t>7</w:t>
            </w:r>
            <w:r>
              <w:rPr>
                <w:webHidden/>
              </w:rPr>
              <w:fldChar w:fldCharType="end"/>
            </w:r>
            <w:r w:rsidRPr="001E65C8">
              <w:rPr>
                <w:rStyle w:val="Hyperlink"/>
              </w:rPr>
              <w:fldChar w:fldCharType="end"/>
            </w:r>
          </w:ins>
        </w:p>
        <w:p w14:paraId="649F3CD9" w14:textId="77777777" w:rsidR="008118F5" w:rsidRDefault="008118F5">
          <w:pPr>
            <w:pStyle w:val="Sumrio2"/>
            <w:rPr>
              <w:ins w:id="21" w:author="Danilo Alves" w:date="2025-06-05T15:19:00Z"/>
              <w:rFonts w:eastAsiaTheme="minorEastAsia" w:cstheme="minorBidi"/>
              <w:b w:val="0"/>
              <w:bCs w:val="0"/>
              <w:smallCaps w:val="0"/>
              <w:kern w:val="0"/>
              <w:sz w:val="22"/>
              <w:szCs w:val="22"/>
              <w:lang w:eastAsia="pt-BR"/>
              <w14:ligatures w14:val="none"/>
            </w:rPr>
          </w:pPr>
          <w:ins w:id="22" w:author="Danilo Alves" w:date="2025-06-05T15:19:00Z">
            <w:r w:rsidRPr="001E65C8">
              <w:rPr>
                <w:rStyle w:val="Hyperlink"/>
              </w:rPr>
              <w:fldChar w:fldCharType="begin"/>
            </w:r>
            <w:r w:rsidRPr="001E65C8">
              <w:rPr>
                <w:rStyle w:val="Hyperlink"/>
              </w:rPr>
              <w:instrText xml:space="preserve"> </w:instrText>
            </w:r>
            <w:r>
              <w:instrText>HYPERLINK \l "_Toc200029209"</w:instrText>
            </w:r>
            <w:r w:rsidRPr="001E65C8">
              <w:rPr>
                <w:rStyle w:val="Hyperlink"/>
              </w:rPr>
              <w:instrText xml:space="preserve"> </w:instrText>
            </w:r>
            <w:r w:rsidRPr="001E65C8">
              <w:rPr>
                <w:rStyle w:val="Hyperlink"/>
              </w:rPr>
            </w:r>
            <w:r w:rsidRPr="001E65C8">
              <w:rPr>
                <w:rStyle w:val="Hyperlink"/>
              </w:rPr>
              <w:fldChar w:fldCharType="separate"/>
            </w:r>
            <w:r w:rsidRPr="001E65C8">
              <w:rPr>
                <w:rStyle w:val="Hyperlink"/>
              </w:rPr>
              <w:t>3.2.</w:t>
            </w:r>
            <w:r>
              <w:rPr>
                <w:rFonts w:eastAsiaTheme="minorEastAsia" w:cstheme="minorBidi"/>
                <w:b w:val="0"/>
                <w:bCs w:val="0"/>
                <w:smallCaps w:val="0"/>
                <w:kern w:val="0"/>
                <w:sz w:val="22"/>
                <w:szCs w:val="22"/>
                <w:lang w:eastAsia="pt-BR"/>
                <w14:ligatures w14:val="none"/>
              </w:rPr>
              <w:tab/>
            </w:r>
            <w:r w:rsidRPr="001E65C8">
              <w:rPr>
                <w:rStyle w:val="Hyperlink"/>
              </w:rPr>
              <w:t>Desenvolvimento do sistema de estimação de consumo</w:t>
            </w:r>
            <w:r>
              <w:rPr>
                <w:webHidden/>
              </w:rPr>
              <w:tab/>
            </w:r>
            <w:r>
              <w:rPr>
                <w:webHidden/>
              </w:rPr>
              <w:fldChar w:fldCharType="begin"/>
            </w:r>
            <w:r>
              <w:rPr>
                <w:webHidden/>
              </w:rPr>
              <w:instrText xml:space="preserve"> PAGEREF _Toc200029209 \h </w:instrText>
            </w:r>
          </w:ins>
          <w:r>
            <w:rPr>
              <w:webHidden/>
            </w:rPr>
          </w:r>
          <w:r>
            <w:rPr>
              <w:webHidden/>
            </w:rPr>
            <w:fldChar w:fldCharType="separate"/>
          </w:r>
          <w:ins w:id="23" w:author="Danilo Alves" w:date="2025-06-05T15:19:00Z">
            <w:r>
              <w:rPr>
                <w:webHidden/>
              </w:rPr>
              <w:t>7</w:t>
            </w:r>
            <w:r>
              <w:rPr>
                <w:webHidden/>
              </w:rPr>
              <w:fldChar w:fldCharType="end"/>
            </w:r>
            <w:r w:rsidRPr="001E65C8">
              <w:rPr>
                <w:rStyle w:val="Hyperlink"/>
              </w:rPr>
              <w:fldChar w:fldCharType="end"/>
            </w:r>
          </w:ins>
        </w:p>
        <w:p w14:paraId="4BEE4160" w14:textId="77777777" w:rsidR="008118F5" w:rsidRDefault="008118F5">
          <w:pPr>
            <w:pStyle w:val="Sumrio2"/>
            <w:rPr>
              <w:ins w:id="24" w:author="Danilo Alves" w:date="2025-06-05T15:19:00Z"/>
              <w:rFonts w:eastAsiaTheme="minorEastAsia" w:cstheme="minorBidi"/>
              <w:b w:val="0"/>
              <w:bCs w:val="0"/>
              <w:smallCaps w:val="0"/>
              <w:kern w:val="0"/>
              <w:sz w:val="22"/>
              <w:szCs w:val="22"/>
              <w:lang w:eastAsia="pt-BR"/>
              <w14:ligatures w14:val="none"/>
            </w:rPr>
          </w:pPr>
          <w:ins w:id="25" w:author="Danilo Alves" w:date="2025-06-05T15:19:00Z">
            <w:r w:rsidRPr="001E65C8">
              <w:rPr>
                <w:rStyle w:val="Hyperlink"/>
              </w:rPr>
              <w:fldChar w:fldCharType="begin"/>
            </w:r>
            <w:r w:rsidRPr="001E65C8">
              <w:rPr>
                <w:rStyle w:val="Hyperlink"/>
              </w:rPr>
              <w:instrText xml:space="preserve"> </w:instrText>
            </w:r>
            <w:r>
              <w:instrText>HYPERLINK \l "_Toc200029210"</w:instrText>
            </w:r>
            <w:r w:rsidRPr="001E65C8">
              <w:rPr>
                <w:rStyle w:val="Hyperlink"/>
              </w:rPr>
              <w:instrText xml:space="preserve"> </w:instrText>
            </w:r>
            <w:r w:rsidRPr="001E65C8">
              <w:rPr>
                <w:rStyle w:val="Hyperlink"/>
              </w:rPr>
            </w:r>
            <w:r w:rsidRPr="001E65C8">
              <w:rPr>
                <w:rStyle w:val="Hyperlink"/>
              </w:rPr>
              <w:fldChar w:fldCharType="separate"/>
            </w:r>
            <w:r w:rsidRPr="001E65C8">
              <w:rPr>
                <w:rStyle w:val="Hyperlink"/>
              </w:rPr>
              <w:t>3.3.</w:t>
            </w:r>
            <w:r>
              <w:rPr>
                <w:rFonts w:eastAsiaTheme="minorEastAsia" w:cstheme="minorBidi"/>
                <w:b w:val="0"/>
                <w:bCs w:val="0"/>
                <w:smallCaps w:val="0"/>
                <w:kern w:val="0"/>
                <w:sz w:val="22"/>
                <w:szCs w:val="22"/>
                <w:lang w:eastAsia="pt-BR"/>
                <w14:ligatures w14:val="none"/>
              </w:rPr>
              <w:tab/>
            </w:r>
            <w:r w:rsidRPr="001E65C8">
              <w:rPr>
                <w:rStyle w:val="Hyperlink"/>
              </w:rPr>
              <w:t>Análise e modelagem da relação entre demanda e topologia da rota</w:t>
            </w:r>
            <w:r>
              <w:rPr>
                <w:webHidden/>
              </w:rPr>
              <w:tab/>
            </w:r>
            <w:r>
              <w:rPr>
                <w:webHidden/>
              </w:rPr>
              <w:fldChar w:fldCharType="begin"/>
            </w:r>
            <w:r>
              <w:rPr>
                <w:webHidden/>
              </w:rPr>
              <w:instrText xml:space="preserve"> PAGEREF _Toc200029210 \h </w:instrText>
            </w:r>
          </w:ins>
          <w:r>
            <w:rPr>
              <w:webHidden/>
            </w:rPr>
          </w:r>
          <w:r>
            <w:rPr>
              <w:webHidden/>
            </w:rPr>
            <w:fldChar w:fldCharType="separate"/>
          </w:r>
          <w:ins w:id="26" w:author="Danilo Alves" w:date="2025-06-05T15:19:00Z">
            <w:r>
              <w:rPr>
                <w:webHidden/>
              </w:rPr>
              <w:t>8</w:t>
            </w:r>
            <w:r>
              <w:rPr>
                <w:webHidden/>
              </w:rPr>
              <w:fldChar w:fldCharType="end"/>
            </w:r>
            <w:r w:rsidRPr="001E65C8">
              <w:rPr>
                <w:rStyle w:val="Hyperlink"/>
              </w:rPr>
              <w:fldChar w:fldCharType="end"/>
            </w:r>
          </w:ins>
        </w:p>
        <w:p w14:paraId="0E4ED2F9" w14:textId="77777777" w:rsidR="008118F5" w:rsidRDefault="008118F5">
          <w:pPr>
            <w:pStyle w:val="Sumrio2"/>
            <w:rPr>
              <w:ins w:id="27" w:author="Danilo Alves" w:date="2025-06-05T15:19:00Z"/>
              <w:rFonts w:eastAsiaTheme="minorEastAsia" w:cstheme="minorBidi"/>
              <w:b w:val="0"/>
              <w:bCs w:val="0"/>
              <w:smallCaps w:val="0"/>
              <w:kern w:val="0"/>
              <w:sz w:val="22"/>
              <w:szCs w:val="22"/>
              <w:lang w:eastAsia="pt-BR"/>
              <w14:ligatures w14:val="none"/>
            </w:rPr>
          </w:pPr>
          <w:ins w:id="28" w:author="Danilo Alves" w:date="2025-06-05T15:19:00Z">
            <w:r w:rsidRPr="001E65C8">
              <w:rPr>
                <w:rStyle w:val="Hyperlink"/>
              </w:rPr>
              <w:fldChar w:fldCharType="begin"/>
            </w:r>
            <w:r w:rsidRPr="001E65C8">
              <w:rPr>
                <w:rStyle w:val="Hyperlink"/>
              </w:rPr>
              <w:instrText xml:space="preserve"> </w:instrText>
            </w:r>
            <w:r>
              <w:instrText>HYPERLINK \l "_Toc200029211"</w:instrText>
            </w:r>
            <w:r w:rsidRPr="001E65C8">
              <w:rPr>
                <w:rStyle w:val="Hyperlink"/>
              </w:rPr>
              <w:instrText xml:space="preserve"> </w:instrText>
            </w:r>
            <w:r w:rsidRPr="001E65C8">
              <w:rPr>
                <w:rStyle w:val="Hyperlink"/>
              </w:rPr>
            </w:r>
            <w:r w:rsidRPr="001E65C8">
              <w:rPr>
                <w:rStyle w:val="Hyperlink"/>
              </w:rPr>
              <w:fldChar w:fldCharType="separate"/>
            </w:r>
            <w:r w:rsidRPr="001E65C8">
              <w:rPr>
                <w:rStyle w:val="Hyperlink"/>
              </w:rPr>
              <w:t>3.4.</w:t>
            </w:r>
            <w:r>
              <w:rPr>
                <w:rFonts w:eastAsiaTheme="minorEastAsia" w:cstheme="minorBidi"/>
                <w:b w:val="0"/>
                <w:bCs w:val="0"/>
                <w:smallCaps w:val="0"/>
                <w:kern w:val="0"/>
                <w:sz w:val="22"/>
                <w:szCs w:val="22"/>
                <w:lang w:eastAsia="pt-BR"/>
                <w14:ligatures w14:val="none"/>
              </w:rPr>
              <w:tab/>
            </w:r>
            <w:r w:rsidRPr="001E65C8">
              <w:rPr>
                <w:rStyle w:val="Hyperlink"/>
              </w:rPr>
              <w:t>Validação experimental e refinamento do modelo</w:t>
            </w:r>
            <w:r>
              <w:rPr>
                <w:webHidden/>
              </w:rPr>
              <w:tab/>
            </w:r>
            <w:r>
              <w:rPr>
                <w:webHidden/>
              </w:rPr>
              <w:fldChar w:fldCharType="begin"/>
            </w:r>
            <w:r>
              <w:rPr>
                <w:webHidden/>
              </w:rPr>
              <w:instrText xml:space="preserve"> PAGEREF _Toc200029211 \h </w:instrText>
            </w:r>
          </w:ins>
          <w:r>
            <w:rPr>
              <w:webHidden/>
            </w:rPr>
          </w:r>
          <w:r>
            <w:rPr>
              <w:webHidden/>
            </w:rPr>
            <w:fldChar w:fldCharType="separate"/>
          </w:r>
          <w:ins w:id="29" w:author="Danilo Alves" w:date="2025-06-05T15:19:00Z">
            <w:r>
              <w:rPr>
                <w:webHidden/>
              </w:rPr>
              <w:t>8</w:t>
            </w:r>
            <w:r>
              <w:rPr>
                <w:webHidden/>
              </w:rPr>
              <w:fldChar w:fldCharType="end"/>
            </w:r>
            <w:r w:rsidRPr="001E65C8">
              <w:rPr>
                <w:rStyle w:val="Hyperlink"/>
              </w:rPr>
              <w:fldChar w:fldCharType="end"/>
            </w:r>
          </w:ins>
        </w:p>
        <w:p w14:paraId="01005ECC" w14:textId="77777777" w:rsidR="008118F5" w:rsidRDefault="008118F5">
          <w:pPr>
            <w:pStyle w:val="Sumrio2"/>
            <w:rPr>
              <w:ins w:id="30" w:author="Danilo Alves" w:date="2025-06-05T15:19:00Z"/>
              <w:rFonts w:eastAsiaTheme="minorEastAsia" w:cstheme="minorBidi"/>
              <w:b w:val="0"/>
              <w:bCs w:val="0"/>
              <w:smallCaps w:val="0"/>
              <w:kern w:val="0"/>
              <w:sz w:val="22"/>
              <w:szCs w:val="22"/>
              <w:lang w:eastAsia="pt-BR"/>
              <w14:ligatures w14:val="none"/>
            </w:rPr>
          </w:pPr>
          <w:ins w:id="31" w:author="Danilo Alves" w:date="2025-06-05T15:19:00Z">
            <w:r w:rsidRPr="001E65C8">
              <w:rPr>
                <w:rStyle w:val="Hyperlink"/>
              </w:rPr>
              <w:fldChar w:fldCharType="begin"/>
            </w:r>
            <w:r w:rsidRPr="001E65C8">
              <w:rPr>
                <w:rStyle w:val="Hyperlink"/>
              </w:rPr>
              <w:instrText xml:space="preserve"> </w:instrText>
            </w:r>
            <w:r>
              <w:instrText>HYPERLINK \l "_Toc200029212"</w:instrText>
            </w:r>
            <w:r w:rsidRPr="001E65C8">
              <w:rPr>
                <w:rStyle w:val="Hyperlink"/>
              </w:rPr>
              <w:instrText xml:space="preserve"> </w:instrText>
            </w:r>
            <w:r w:rsidRPr="001E65C8">
              <w:rPr>
                <w:rStyle w:val="Hyperlink"/>
              </w:rPr>
            </w:r>
            <w:r w:rsidRPr="001E65C8">
              <w:rPr>
                <w:rStyle w:val="Hyperlink"/>
              </w:rPr>
              <w:fldChar w:fldCharType="separate"/>
            </w:r>
            <w:r w:rsidRPr="001E65C8">
              <w:rPr>
                <w:rStyle w:val="Hyperlink"/>
              </w:rPr>
              <w:t>3.5.</w:t>
            </w:r>
            <w:r>
              <w:rPr>
                <w:rFonts w:eastAsiaTheme="minorEastAsia" w:cstheme="minorBidi"/>
                <w:b w:val="0"/>
                <w:bCs w:val="0"/>
                <w:smallCaps w:val="0"/>
                <w:kern w:val="0"/>
                <w:sz w:val="22"/>
                <w:szCs w:val="22"/>
                <w:lang w:eastAsia="pt-BR"/>
                <w14:ligatures w14:val="none"/>
              </w:rPr>
              <w:tab/>
            </w:r>
            <w:r w:rsidRPr="001E65C8">
              <w:rPr>
                <w:rStyle w:val="Hyperlink"/>
              </w:rPr>
              <w:t>Integração dos dados de consumo energético com a interface gráfica</w:t>
            </w:r>
            <w:r>
              <w:rPr>
                <w:webHidden/>
              </w:rPr>
              <w:tab/>
            </w:r>
            <w:r>
              <w:rPr>
                <w:webHidden/>
              </w:rPr>
              <w:fldChar w:fldCharType="begin"/>
            </w:r>
            <w:r>
              <w:rPr>
                <w:webHidden/>
              </w:rPr>
              <w:instrText xml:space="preserve"> PAGEREF _Toc200029212 \h </w:instrText>
            </w:r>
          </w:ins>
          <w:r>
            <w:rPr>
              <w:webHidden/>
            </w:rPr>
          </w:r>
          <w:r>
            <w:rPr>
              <w:webHidden/>
            </w:rPr>
            <w:fldChar w:fldCharType="separate"/>
          </w:r>
          <w:ins w:id="32" w:author="Danilo Alves" w:date="2025-06-05T15:19:00Z">
            <w:r>
              <w:rPr>
                <w:webHidden/>
              </w:rPr>
              <w:t>9</w:t>
            </w:r>
            <w:r>
              <w:rPr>
                <w:webHidden/>
              </w:rPr>
              <w:fldChar w:fldCharType="end"/>
            </w:r>
            <w:r w:rsidRPr="001E65C8">
              <w:rPr>
                <w:rStyle w:val="Hyperlink"/>
              </w:rPr>
              <w:fldChar w:fldCharType="end"/>
            </w:r>
          </w:ins>
        </w:p>
        <w:p w14:paraId="06415E67" w14:textId="77777777" w:rsidR="008118F5" w:rsidRDefault="008118F5">
          <w:pPr>
            <w:pStyle w:val="Sumrio2"/>
            <w:rPr>
              <w:ins w:id="33" w:author="Danilo Alves" w:date="2025-06-05T15:19:00Z"/>
              <w:rFonts w:eastAsiaTheme="minorEastAsia" w:cstheme="minorBidi"/>
              <w:b w:val="0"/>
              <w:bCs w:val="0"/>
              <w:smallCaps w:val="0"/>
              <w:kern w:val="0"/>
              <w:sz w:val="22"/>
              <w:szCs w:val="22"/>
              <w:lang w:eastAsia="pt-BR"/>
              <w14:ligatures w14:val="none"/>
            </w:rPr>
          </w:pPr>
          <w:ins w:id="34" w:author="Danilo Alves" w:date="2025-06-05T15:19:00Z">
            <w:r w:rsidRPr="001E65C8">
              <w:rPr>
                <w:rStyle w:val="Hyperlink"/>
              </w:rPr>
              <w:fldChar w:fldCharType="begin"/>
            </w:r>
            <w:r w:rsidRPr="001E65C8">
              <w:rPr>
                <w:rStyle w:val="Hyperlink"/>
              </w:rPr>
              <w:instrText xml:space="preserve"> </w:instrText>
            </w:r>
            <w:r>
              <w:instrText>HYPERLINK \l "_Toc200029213"</w:instrText>
            </w:r>
            <w:r w:rsidRPr="001E65C8">
              <w:rPr>
                <w:rStyle w:val="Hyperlink"/>
              </w:rPr>
              <w:instrText xml:space="preserve"> </w:instrText>
            </w:r>
            <w:r w:rsidRPr="001E65C8">
              <w:rPr>
                <w:rStyle w:val="Hyperlink"/>
              </w:rPr>
            </w:r>
            <w:r w:rsidRPr="001E65C8">
              <w:rPr>
                <w:rStyle w:val="Hyperlink"/>
              </w:rPr>
              <w:fldChar w:fldCharType="separate"/>
            </w:r>
            <w:r w:rsidRPr="001E65C8">
              <w:rPr>
                <w:rStyle w:val="Hyperlink"/>
              </w:rPr>
              <w:t>3.6.</w:t>
            </w:r>
            <w:r>
              <w:rPr>
                <w:rFonts w:eastAsiaTheme="minorEastAsia" w:cstheme="minorBidi"/>
                <w:b w:val="0"/>
                <w:bCs w:val="0"/>
                <w:smallCaps w:val="0"/>
                <w:kern w:val="0"/>
                <w:sz w:val="22"/>
                <w:szCs w:val="22"/>
                <w:lang w:eastAsia="pt-BR"/>
                <w14:ligatures w14:val="none"/>
              </w:rPr>
              <w:tab/>
            </w:r>
            <w:r w:rsidRPr="001E65C8">
              <w:rPr>
                <w:rStyle w:val="Hyperlink"/>
              </w:rPr>
              <w:t>Comparação com modelos de consumo da literatura</w:t>
            </w:r>
            <w:r>
              <w:rPr>
                <w:webHidden/>
              </w:rPr>
              <w:tab/>
            </w:r>
            <w:r>
              <w:rPr>
                <w:webHidden/>
              </w:rPr>
              <w:fldChar w:fldCharType="begin"/>
            </w:r>
            <w:r>
              <w:rPr>
                <w:webHidden/>
              </w:rPr>
              <w:instrText xml:space="preserve"> PAGEREF _Toc200029213 \h </w:instrText>
            </w:r>
          </w:ins>
          <w:r>
            <w:rPr>
              <w:webHidden/>
            </w:rPr>
          </w:r>
          <w:r>
            <w:rPr>
              <w:webHidden/>
            </w:rPr>
            <w:fldChar w:fldCharType="separate"/>
          </w:r>
          <w:ins w:id="35" w:author="Danilo Alves" w:date="2025-06-05T15:19:00Z">
            <w:r>
              <w:rPr>
                <w:webHidden/>
              </w:rPr>
              <w:t>9</w:t>
            </w:r>
            <w:r>
              <w:rPr>
                <w:webHidden/>
              </w:rPr>
              <w:fldChar w:fldCharType="end"/>
            </w:r>
            <w:r w:rsidRPr="001E65C8">
              <w:rPr>
                <w:rStyle w:val="Hyperlink"/>
              </w:rPr>
              <w:fldChar w:fldCharType="end"/>
            </w:r>
          </w:ins>
        </w:p>
        <w:p w14:paraId="14CF41EE" w14:textId="77777777" w:rsidR="008118F5" w:rsidRDefault="008118F5">
          <w:pPr>
            <w:pStyle w:val="Sumrio1"/>
            <w:tabs>
              <w:tab w:val="left" w:pos="480"/>
              <w:tab w:val="right" w:leader="dot" w:pos="8494"/>
            </w:tabs>
            <w:rPr>
              <w:ins w:id="36" w:author="Danilo Alves" w:date="2025-06-05T15:19:00Z"/>
              <w:rFonts w:eastAsiaTheme="minorEastAsia" w:cstheme="minorBidi"/>
              <w:b w:val="0"/>
              <w:bCs w:val="0"/>
              <w:caps w:val="0"/>
              <w:noProof/>
              <w:kern w:val="0"/>
              <w:sz w:val="22"/>
              <w:szCs w:val="22"/>
              <w:lang w:eastAsia="pt-BR"/>
              <w14:ligatures w14:val="none"/>
            </w:rPr>
          </w:pPr>
          <w:ins w:id="37" w:author="Danilo Alves" w:date="2025-06-05T15:19:00Z">
            <w:r w:rsidRPr="001E65C8">
              <w:rPr>
                <w:rStyle w:val="Hyperlink"/>
                <w:noProof/>
              </w:rPr>
              <w:fldChar w:fldCharType="begin"/>
            </w:r>
            <w:r w:rsidRPr="001E65C8">
              <w:rPr>
                <w:rStyle w:val="Hyperlink"/>
                <w:noProof/>
              </w:rPr>
              <w:instrText xml:space="preserve"> </w:instrText>
            </w:r>
            <w:r>
              <w:rPr>
                <w:noProof/>
              </w:rPr>
              <w:instrText>HYPERLINK \l "_Toc200029214"</w:instrText>
            </w:r>
            <w:r w:rsidRPr="001E65C8">
              <w:rPr>
                <w:rStyle w:val="Hyperlink"/>
                <w:noProof/>
              </w:rPr>
              <w:instrText xml:space="preserve"> </w:instrText>
            </w:r>
            <w:r w:rsidRPr="001E65C8">
              <w:rPr>
                <w:rStyle w:val="Hyperlink"/>
                <w:noProof/>
              </w:rPr>
            </w:r>
            <w:r w:rsidRPr="001E65C8">
              <w:rPr>
                <w:rStyle w:val="Hyperlink"/>
                <w:noProof/>
              </w:rPr>
              <w:fldChar w:fldCharType="separate"/>
            </w:r>
            <w:r w:rsidRPr="001E65C8">
              <w:rPr>
                <w:rStyle w:val="Hyperlink"/>
                <w:noProof/>
              </w:rPr>
              <w:t>4.</w:t>
            </w:r>
            <w:r>
              <w:rPr>
                <w:rFonts w:eastAsiaTheme="minorEastAsia" w:cstheme="minorBidi"/>
                <w:b w:val="0"/>
                <w:bCs w:val="0"/>
                <w:caps w:val="0"/>
                <w:noProof/>
                <w:kern w:val="0"/>
                <w:sz w:val="22"/>
                <w:szCs w:val="22"/>
                <w:lang w:eastAsia="pt-BR"/>
                <w14:ligatures w14:val="none"/>
              </w:rPr>
              <w:tab/>
            </w:r>
            <w:r w:rsidRPr="001E65C8">
              <w:rPr>
                <w:rStyle w:val="Hyperlink"/>
                <w:noProof/>
              </w:rPr>
              <w:t>Cronograma</w:t>
            </w:r>
            <w:r>
              <w:rPr>
                <w:noProof/>
                <w:webHidden/>
              </w:rPr>
              <w:tab/>
            </w:r>
            <w:r>
              <w:rPr>
                <w:noProof/>
                <w:webHidden/>
              </w:rPr>
              <w:fldChar w:fldCharType="begin"/>
            </w:r>
            <w:r>
              <w:rPr>
                <w:noProof/>
                <w:webHidden/>
              </w:rPr>
              <w:instrText xml:space="preserve"> PAGEREF _Toc200029214 \h </w:instrText>
            </w:r>
          </w:ins>
          <w:r>
            <w:rPr>
              <w:noProof/>
              <w:webHidden/>
            </w:rPr>
          </w:r>
          <w:r>
            <w:rPr>
              <w:noProof/>
              <w:webHidden/>
            </w:rPr>
            <w:fldChar w:fldCharType="separate"/>
          </w:r>
          <w:ins w:id="38" w:author="Danilo Alves" w:date="2025-06-05T15:19:00Z">
            <w:r>
              <w:rPr>
                <w:noProof/>
                <w:webHidden/>
              </w:rPr>
              <w:t>10</w:t>
            </w:r>
            <w:r>
              <w:rPr>
                <w:noProof/>
                <w:webHidden/>
              </w:rPr>
              <w:fldChar w:fldCharType="end"/>
            </w:r>
            <w:r w:rsidRPr="001E65C8">
              <w:rPr>
                <w:rStyle w:val="Hyperlink"/>
                <w:noProof/>
              </w:rPr>
              <w:fldChar w:fldCharType="end"/>
            </w:r>
          </w:ins>
        </w:p>
        <w:p w14:paraId="6E210263" w14:textId="77777777" w:rsidR="008118F5" w:rsidRDefault="008118F5">
          <w:pPr>
            <w:pStyle w:val="Sumrio1"/>
            <w:tabs>
              <w:tab w:val="left" w:pos="480"/>
              <w:tab w:val="right" w:leader="dot" w:pos="8494"/>
            </w:tabs>
            <w:rPr>
              <w:ins w:id="39" w:author="Danilo Alves" w:date="2025-06-05T15:19:00Z"/>
              <w:rFonts w:eastAsiaTheme="minorEastAsia" w:cstheme="minorBidi"/>
              <w:b w:val="0"/>
              <w:bCs w:val="0"/>
              <w:caps w:val="0"/>
              <w:noProof/>
              <w:kern w:val="0"/>
              <w:sz w:val="22"/>
              <w:szCs w:val="22"/>
              <w:lang w:eastAsia="pt-BR"/>
              <w14:ligatures w14:val="none"/>
            </w:rPr>
          </w:pPr>
          <w:ins w:id="40" w:author="Danilo Alves" w:date="2025-06-05T15:19:00Z">
            <w:r w:rsidRPr="001E65C8">
              <w:rPr>
                <w:rStyle w:val="Hyperlink"/>
                <w:noProof/>
              </w:rPr>
              <w:fldChar w:fldCharType="begin"/>
            </w:r>
            <w:r w:rsidRPr="001E65C8">
              <w:rPr>
                <w:rStyle w:val="Hyperlink"/>
                <w:noProof/>
              </w:rPr>
              <w:instrText xml:space="preserve"> </w:instrText>
            </w:r>
            <w:r>
              <w:rPr>
                <w:noProof/>
              </w:rPr>
              <w:instrText>HYPERLINK \l "_Toc200029215"</w:instrText>
            </w:r>
            <w:r w:rsidRPr="001E65C8">
              <w:rPr>
                <w:rStyle w:val="Hyperlink"/>
                <w:noProof/>
              </w:rPr>
              <w:instrText xml:space="preserve"> </w:instrText>
            </w:r>
            <w:r w:rsidRPr="001E65C8">
              <w:rPr>
                <w:rStyle w:val="Hyperlink"/>
                <w:noProof/>
              </w:rPr>
            </w:r>
            <w:r w:rsidRPr="001E65C8">
              <w:rPr>
                <w:rStyle w:val="Hyperlink"/>
                <w:noProof/>
              </w:rPr>
              <w:fldChar w:fldCharType="separate"/>
            </w:r>
            <w:r w:rsidRPr="001E65C8">
              <w:rPr>
                <w:rStyle w:val="Hyperlink"/>
                <w:noProof/>
              </w:rPr>
              <w:t>5.</w:t>
            </w:r>
            <w:r>
              <w:rPr>
                <w:rFonts w:eastAsiaTheme="minorEastAsia" w:cstheme="minorBidi"/>
                <w:b w:val="0"/>
                <w:bCs w:val="0"/>
                <w:caps w:val="0"/>
                <w:noProof/>
                <w:kern w:val="0"/>
                <w:sz w:val="22"/>
                <w:szCs w:val="22"/>
                <w:lang w:eastAsia="pt-BR"/>
                <w14:ligatures w14:val="none"/>
              </w:rPr>
              <w:tab/>
            </w:r>
            <w:r w:rsidRPr="001E65C8">
              <w:rPr>
                <w:rStyle w:val="Hyperlink"/>
                <w:noProof/>
              </w:rPr>
              <w:t>Referências</w:t>
            </w:r>
            <w:r>
              <w:rPr>
                <w:noProof/>
                <w:webHidden/>
              </w:rPr>
              <w:tab/>
            </w:r>
            <w:r>
              <w:rPr>
                <w:noProof/>
                <w:webHidden/>
              </w:rPr>
              <w:fldChar w:fldCharType="begin"/>
            </w:r>
            <w:r>
              <w:rPr>
                <w:noProof/>
                <w:webHidden/>
              </w:rPr>
              <w:instrText xml:space="preserve"> PAGEREF _Toc200029215 \h </w:instrText>
            </w:r>
          </w:ins>
          <w:r>
            <w:rPr>
              <w:noProof/>
              <w:webHidden/>
            </w:rPr>
          </w:r>
          <w:r>
            <w:rPr>
              <w:noProof/>
              <w:webHidden/>
            </w:rPr>
            <w:fldChar w:fldCharType="separate"/>
          </w:r>
          <w:ins w:id="41" w:author="Danilo Alves" w:date="2025-06-05T15:19:00Z">
            <w:r>
              <w:rPr>
                <w:noProof/>
                <w:webHidden/>
              </w:rPr>
              <w:t>11</w:t>
            </w:r>
            <w:r>
              <w:rPr>
                <w:noProof/>
                <w:webHidden/>
              </w:rPr>
              <w:fldChar w:fldCharType="end"/>
            </w:r>
            <w:r w:rsidRPr="001E65C8">
              <w:rPr>
                <w:rStyle w:val="Hyperlink"/>
                <w:noProof/>
              </w:rPr>
              <w:fldChar w:fldCharType="end"/>
            </w:r>
          </w:ins>
        </w:p>
        <w:p w14:paraId="54EB89AA" w14:textId="77777777" w:rsidR="00386CA8" w:rsidDel="008118F5" w:rsidRDefault="00386CA8">
          <w:pPr>
            <w:pStyle w:val="Sumrio1"/>
            <w:tabs>
              <w:tab w:val="left" w:pos="480"/>
              <w:tab w:val="right" w:leader="dot" w:pos="8494"/>
            </w:tabs>
            <w:rPr>
              <w:del w:id="42" w:author="Danilo Alves" w:date="2025-06-05T15:19:00Z"/>
              <w:rFonts w:eastAsiaTheme="minorEastAsia" w:cstheme="minorBidi"/>
              <w:b w:val="0"/>
              <w:bCs w:val="0"/>
              <w:caps w:val="0"/>
              <w:noProof/>
              <w:kern w:val="0"/>
              <w:sz w:val="22"/>
              <w:szCs w:val="22"/>
              <w:lang w:eastAsia="pt-BR"/>
              <w14:ligatures w14:val="none"/>
            </w:rPr>
          </w:pPr>
          <w:del w:id="43" w:author="Danilo Alves" w:date="2025-06-05T15:19:00Z">
            <w:r w:rsidRPr="008118F5" w:rsidDel="008118F5">
              <w:rPr>
                <w:rPrChange w:id="44" w:author="Danilo Alves" w:date="2025-06-05T15:19:00Z">
                  <w:rPr>
                    <w:rStyle w:val="Hyperlink"/>
                    <w:b w:val="0"/>
                    <w:bCs w:val="0"/>
                    <w:caps w:val="0"/>
                    <w:noProof/>
                  </w:rPr>
                </w:rPrChange>
              </w:rPr>
              <w:delText>1.</w:delText>
            </w:r>
            <w:r w:rsidDel="008118F5">
              <w:rPr>
                <w:rFonts w:eastAsiaTheme="minorEastAsia" w:cstheme="minorBidi"/>
                <w:b w:val="0"/>
                <w:bCs w:val="0"/>
                <w:caps w:val="0"/>
                <w:noProof/>
                <w:kern w:val="0"/>
                <w:sz w:val="22"/>
                <w:szCs w:val="22"/>
                <w:lang w:eastAsia="pt-BR"/>
                <w14:ligatures w14:val="none"/>
              </w:rPr>
              <w:tab/>
            </w:r>
            <w:r w:rsidRPr="008118F5" w:rsidDel="008118F5">
              <w:rPr>
                <w:rPrChange w:id="45" w:author="Danilo Alves" w:date="2025-06-05T15:19:00Z">
                  <w:rPr>
                    <w:rStyle w:val="Hyperlink"/>
                    <w:b w:val="0"/>
                    <w:bCs w:val="0"/>
                    <w:caps w:val="0"/>
                    <w:noProof/>
                  </w:rPr>
                </w:rPrChange>
              </w:rPr>
              <w:delText>Introdução e justificativa</w:delText>
            </w:r>
            <w:r w:rsidDel="008118F5">
              <w:rPr>
                <w:noProof/>
                <w:webHidden/>
              </w:rPr>
              <w:tab/>
              <w:delText>1</w:delText>
            </w:r>
          </w:del>
        </w:p>
        <w:p w14:paraId="6B0D2EB3" w14:textId="77777777" w:rsidR="00386CA8" w:rsidDel="008118F5" w:rsidRDefault="00386CA8">
          <w:pPr>
            <w:pStyle w:val="Sumrio1"/>
            <w:tabs>
              <w:tab w:val="left" w:pos="480"/>
              <w:tab w:val="right" w:leader="dot" w:pos="8494"/>
            </w:tabs>
            <w:rPr>
              <w:del w:id="46" w:author="Danilo Alves" w:date="2025-06-05T15:19:00Z"/>
              <w:rFonts w:eastAsiaTheme="minorEastAsia" w:cstheme="minorBidi"/>
              <w:b w:val="0"/>
              <w:bCs w:val="0"/>
              <w:caps w:val="0"/>
              <w:noProof/>
              <w:kern w:val="0"/>
              <w:sz w:val="22"/>
              <w:szCs w:val="22"/>
              <w:lang w:eastAsia="pt-BR"/>
              <w14:ligatures w14:val="none"/>
            </w:rPr>
          </w:pPr>
          <w:del w:id="47" w:author="Danilo Alves" w:date="2025-06-05T15:19:00Z">
            <w:r w:rsidRPr="008118F5" w:rsidDel="008118F5">
              <w:rPr>
                <w:rPrChange w:id="48" w:author="Danilo Alves" w:date="2025-06-05T15:19:00Z">
                  <w:rPr>
                    <w:rStyle w:val="Hyperlink"/>
                    <w:b w:val="0"/>
                    <w:bCs w:val="0"/>
                    <w:caps w:val="0"/>
                    <w:noProof/>
                  </w:rPr>
                </w:rPrChange>
              </w:rPr>
              <w:delText>2.</w:delText>
            </w:r>
            <w:r w:rsidDel="008118F5">
              <w:rPr>
                <w:rFonts w:eastAsiaTheme="minorEastAsia" w:cstheme="minorBidi"/>
                <w:b w:val="0"/>
                <w:bCs w:val="0"/>
                <w:caps w:val="0"/>
                <w:noProof/>
                <w:kern w:val="0"/>
                <w:sz w:val="22"/>
                <w:szCs w:val="22"/>
                <w:lang w:eastAsia="pt-BR"/>
                <w14:ligatures w14:val="none"/>
              </w:rPr>
              <w:tab/>
            </w:r>
            <w:r w:rsidRPr="008118F5" w:rsidDel="008118F5">
              <w:rPr>
                <w:rPrChange w:id="49" w:author="Danilo Alves" w:date="2025-06-05T15:19:00Z">
                  <w:rPr>
                    <w:rStyle w:val="Hyperlink"/>
                    <w:b w:val="0"/>
                    <w:bCs w:val="0"/>
                    <w:caps w:val="0"/>
                    <w:noProof/>
                  </w:rPr>
                </w:rPrChange>
              </w:rPr>
              <w:delText>Objetivos</w:delText>
            </w:r>
            <w:r w:rsidDel="008118F5">
              <w:rPr>
                <w:noProof/>
                <w:webHidden/>
              </w:rPr>
              <w:tab/>
              <w:delText>3</w:delText>
            </w:r>
          </w:del>
        </w:p>
        <w:p w14:paraId="73C5711A" w14:textId="77777777" w:rsidR="00386CA8" w:rsidDel="008118F5" w:rsidRDefault="00386CA8">
          <w:pPr>
            <w:pStyle w:val="Sumrio1"/>
            <w:tabs>
              <w:tab w:val="left" w:pos="480"/>
              <w:tab w:val="right" w:leader="dot" w:pos="8494"/>
            </w:tabs>
            <w:rPr>
              <w:del w:id="50" w:author="Danilo Alves" w:date="2025-06-05T15:19:00Z"/>
              <w:rFonts w:eastAsiaTheme="minorEastAsia" w:cstheme="minorBidi"/>
              <w:b w:val="0"/>
              <w:bCs w:val="0"/>
              <w:caps w:val="0"/>
              <w:noProof/>
              <w:kern w:val="0"/>
              <w:sz w:val="22"/>
              <w:szCs w:val="22"/>
              <w:lang w:eastAsia="pt-BR"/>
              <w14:ligatures w14:val="none"/>
            </w:rPr>
          </w:pPr>
          <w:del w:id="51" w:author="Danilo Alves" w:date="2025-06-05T15:19:00Z">
            <w:r w:rsidRPr="008118F5" w:rsidDel="008118F5">
              <w:rPr>
                <w:rPrChange w:id="52" w:author="Danilo Alves" w:date="2025-06-05T15:19:00Z">
                  <w:rPr>
                    <w:rStyle w:val="Hyperlink"/>
                    <w:b w:val="0"/>
                    <w:bCs w:val="0"/>
                    <w:caps w:val="0"/>
                    <w:noProof/>
                  </w:rPr>
                </w:rPrChange>
              </w:rPr>
              <w:delText>3.</w:delText>
            </w:r>
            <w:r w:rsidDel="008118F5">
              <w:rPr>
                <w:rFonts w:eastAsiaTheme="minorEastAsia" w:cstheme="minorBidi"/>
                <w:b w:val="0"/>
                <w:bCs w:val="0"/>
                <w:caps w:val="0"/>
                <w:noProof/>
                <w:kern w:val="0"/>
                <w:sz w:val="22"/>
                <w:szCs w:val="22"/>
                <w:lang w:eastAsia="pt-BR"/>
                <w14:ligatures w14:val="none"/>
              </w:rPr>
              <w:tab/>
            </w:r>
            <w:r w:rsidRPr="008118F5" w:rsidDel="008118F5">
              <w:rPr>
                <w:rPrChange w:id="53" w:author="Danilo Alves" w:date="2025-06-05T15:19:00Z">
                  <w:rPr>
                    <w:rStyle w:val="Hyperlink"/>
                    <w:b w:val="0"/>
                    <w:bCs w:val="0"/>
                    <w:caps w:val="0"/>
                    <w:noProof/>
                  </w:rPr>
                </w:rPrChange>
              </w:rPr>
              <w:delText>Metodologia</w:delText>
            </w:r>
            <w:r w:rsidDel="008118F5">
              <w:rPr>
                <w:noProof/>
                <w:webHidden/>
              </w:rPr>
              <w:tab/>
              <w:delText>3</w:delText>
            </w:r>
          </w:del>
        </w:p>
        <w:p w14:paraId="7890D7D2" w14:textId="77777777" w:rsidR="00386CA8" w:rsidDel="008118F5" w:rsidRDefault="00386CA8">
          <w:pPr>
            <w:pStyle w:val="Sumrio2"/>
            <w:rPr>
              <w:del w:id="54" w:author="Danilo Alves" w:date="2025-06-05T15:19:00Z"/>
              <w:rFonts w:eastAsiaTheme="minorEastAsia" w:cstheme="minorBidi"/>
              <w:b w:val="0"/>
              <w:bCs w:val="0"/>
              <w:smallCaps w:val="0"/>
              <w:kern w:val="0"/>
              <w:sz w:val="22"/>
              <w:szCs w:val="22"/>
              <w:lang w:eastAsia="pt-BR"/>
              <w14:ligatures w14:val="none"/>
            </w:rPr>
          </w:pPr>
          <w:del w:id="55" w:author="Danilo Alves" w:date="2025-06-05T15:19:00Z">
            <w:r w:rsidRPr="008118F5" w:rsidDel="008118F5">
              <w:rPr>
                <w:rPrChange w:id="56" w:author="Danilo Alves" w:date="2025-06-05T15:19:00Z">
                  <w:rPr>
                    <w:rStyle w:val="Hyperlink"/>
                    <w:b w:val="0"/>
                    <w:bCs w:val="0"/>
                    <w:smallCaps w:val="0"/>
                  </w:rPr>
                </w:rPrChange>
              </w:rPr>
              <w:delText>3.1.</w:delText>
            </w:r>
            <w:r w:rsidDel="008118F5">
              <w:rPr>
                <w:rFonts w:eastAsiaTheme="minorEastAsia" w:cstheme="minorBidi"/>
                <w:b w:val="0"/>
                <w:bCs w:val="0"/>
                <w:smallCaps w:val="0"/>
                <w:kern w:val="0"/>
                <w:sz w:val="22"/>
                <w:szCs w:val="22"/>
                <w:lang w:eastAsia="pt-BR"/>
                <w14:ligatures w14:val="none"/>
              </w:rPr>
              <w:tab/>
            </w:r>
            <w:r w:rsidRPr="008118F5" w:rsidDel="008118F5">
              <w:rPr>
                <w:rPrChange w:id="57" w:author="Danilo Alves" w:date="2025-06-05T15:19:00Z">
                  <w:rPr>
                    <w:rStyle w:val="Hyperlink"/>
                    <w:b w:val="0"/>
                    <w:bCs w:val="0"/>
                    <w:smallCaps w:val="0"/>
                  </w:rPr>
                </w:rPrChange>
              </w:rPr>
              <w:delText>Configuração da plataforma VIDA</w:delText>
            </w:r>
            <w:r w:rsidDel="008118F5">
              <w:rPr>
                <w:webHidden/>
              </w:rPr>
              <w:tab/>
              <w:delText>3</w:delText>
            </w:r>
          </w:del>
        </w:p>
        <w:p w14:paraId="67B48A59" w14:textId="77777777" w:rsidR="00386CA8" w:rsidDel="008118F5" w:rsidRDefault="00386CA8">
          <w:pPr>
            <w:pStyle w:val="Sumrio2"/>
            <w:rPr>
              <w:del w:id="58" w:author="Danilo Alves" w:date="2025-06-05T15:19:00Z"/>
              <w:rFonts w:eastAsiaTheme="minorEastAsia" w:cstheme="minorBidi"/>
              <w:b w:val="0"/>
              <w:bCs w:val="0"/>
              <w:smallCaps w:val="0"/>
              <w:kern w:val="0"/>
              <w:sz w:val="22"/>
              <w:szCs w:val="22"/>
              <w:lang w:eastAsia="pt-BR"/>
              <w14:ligatures w14:val="none"/>
            </w:rPr>
          </w:pPr>
          <w:del w:id="59" w:author="Danilo Alves" w:date="2025-06-05T15:19:00Z">
            <w:r w:rsidRPr="008118F5" w:rsidDel="008118F5">
              <w:rPr>
                <w:rPrChange w:id="60" w:author="Danilo Alves" w:date="2025-06-05T15:19:00Z">
                  <w:rPr>
                    <w:rStyle w:val="Hyperlink"/>
                    <w:b w:val="0"/>
                    <w:bCs w:val="0"/>
                    <w:smallCaps w:val="0"/>
                  </w:rPr>
                </w:rPrChange>
              </w:rPr>
              <w:delText>3.2.</w:delText>
            </w:r>
            <w:r w:rsidDel="008118F5">
              <w:rPr>
                <w:rFonts w:eastAsiaTheme="minorEastAsia" w:cstheme="minorBidi"/>
                <w:b w:val="0"/>
                <w:bCs w:val="0"/>
                <w:smallCaps w:val="0"/>
                <w:kern w:val="0"/>
                <w:sz w:val="22"/>
                <w:szCs w:val="22"/>
                <w:lang w:eastAsia="pt-BR"/>
                <w14:ligatures w14:val="none"/>
              </w:rPr>
              <w:tab/>
            </w:r>
            <w:r w:rsidRPr="008118F5" w:rsidDel="008118F5">
              <w:rPr>
                <w:rPrChange w:id="61" w:author="Danilo Alves" w:date="2025-06-05T15:19:00Z">
                  <w:rPr>
                    <w:rStyle w:val="Hyperlink"/>
                    <w:b w:val="0"/>
                    <w:bCs w:val="0"/>
                    <w:smallCaps w:val="0"/>
                  </w:rPr>
                </w:rPrChange>
              </w:rPr>
              <w:delText>Desenvolvimento da interface para planejamento da rota</w:delText>
            </w:r>
            <w:r w:rsidDel="008118F5">
              <w:rPr>
                <w:webHidden/>
              </w:rPr>
              <w:tab/>
              <w:delText>4</w:delText>
            </w:r>
          </w:del>
        </w:p>
        <w:p w14:paraId="142C6A4D" w14:textId="77777777" w:rsidR="00386CA8" w:rsidDel="008118F5" w:rsidRDefault="00386CA8">
          <w:pPr>
            <w:pStyle w:val="Sumrio2"/>
            <w:rPr>
              <w:del w:id="62" w:author="Danilo Alves" w:date="2025-06-05T15:19:00Z"/>
              <w:rFonts w:eastAsiaTheme="minorEastAsia" w:cstheme="minorBidi"/>
              <w:b w:val="0"/>
              <w:bCs w:val="0"/>
              <w:smallCaps w:val="0"/>
              <w:kern w:val="0"/>
              <w:sz w:val="22"/>
              <w:szCs w:val="22"/>
              <w:lang w:eastAsia="pt-BR"/>
              <w14:ligatures w14:val="none"/>
            </w:rPr>
          </w:pPr>
          <w:del w:id="63" w:author="Danilo Alves" w:date="2025-06-05T15:19:00Z">
            <w:r w:rsidRPr="008118F5" w:rsidDel="008118F5">
              <w:rPr>
                <w:rPrChange w:id="64" w:author="Danilo Alves" w:date="2025-06-05T15:19:00Z">
                  <w:rPr>
                    <w:rStyle w:val="Hyperlink"/>
                    <w:b w:val="0"/>
                    <w:bCs w:val="0"/>
                    <w:smallCaps w:val="0"/>
                  </w:rPr>
                </w:rPrChange>
              </w:rPr>
              <w:delText>3.3.</w:delText>
            </w:r>
            <w:r w:rsidDel="008118F5">
              <w:rPr>
                <w:rFonts w:eastAsiaTheme="minorEastAsia" w:cstheme="minorBidi"/>
                <w:b w:val="0"/>
                <w:bCs w:val="0"/>
                <w:smallCaps w:val="0"/>
                <w:kern w:val="0"/>
                <w:sz w:val="22"/>
                <w:szCs w:val="22"/>
                <w:lang w:eastAsia="pt-BR"/>
                <w14:ligatures w14:val="none"/>
              </w:rPr>
              <w:tab/>
            </w:r>
            <w:r w:rsidRPr="008118F5" w:rsidDel="008118F5">
              <w:rPr>
                <w:rPrChange w:id="65" w:author="Danilo Alves" w:date="2025-06-05T15:19:00Z">
                  <w:rPr>
                    <w:rStyle w:val="Hyperlink"/>
                    <w:b w:val="0"/>
                    <w:bCs w:val="0"/>
                    <w:smallCaps w:val="0"/>
                  </w:rPr>
                </w:rPrChange>
              </w:rPr>
              <w:delText>Integração com ROS</w:delText>
            </w:r>
            <w:r w:rsidDel="008118F5">
              <w:rPr>
                <w:webHidden/>
              </w:rPr>
              <w:tab/>
              <w:delText>4</w:delText>
            </w:r>
          </w:del>
        </w:p>
        <w:p w14:paraId="06F6CA04" w14:textId="77777777" w:rsidR="00386CA8" w:rsidDel="008118F5" w:rsidRDefault="00386CA8">
          <w:pPr>
            <w:pStyle w:val="Sumrio2"/>
            <w:rPr>
              <w:del w:id="66" w:author="Danilo Alves" w:date="2025-06-05T15:19:00Z"/>
              <w:rFonts w:eastAsiaTheme="minorEastAsia" w:cstheme="minorBidi"/>
              <w:b w:val="0"/>
              <w:bCs w:val="0"/>
              <w:smallCaps w:val="0"/>
              <w:kern w:val="0"/>
              <w:sz w:val="22"/>
              <w:szCs w:val="22"/>
              <w:lang w:eastAsia="pt-BR"/>
              <w14:ligatures w14:val="none"/>
            </w:rPr>
          </w:pPr>
          <w:del w:id="67" w:author="Danilo Alves" w:date="2025-06-05T15:19:00Z">
            <w:r w:rsidRPr="008118F5" w:rsidDel="008118F5">
              <w:rPr>
                <w:rPrChange w:id="68" w:author="Danilo Alves" w:date="2025-06-05T15:19:00Z">
                  <w:rPr>
                    <w:rStyle w:val="Hyperlink"/>
                    <w:b w:val="0"/>
                    <w:bCs w:val="0"/>
                    <w:smallCaps w:val="0"/>
                  </w:rPr>
                </w:rPrChange>
              </w:rPr>
              <w:delText>3.4.</w:delText>
            </w:r>
            <w:r w:rsidDel="008118F5">
              <w:rPr>
                <w:rFonts w:eastAsiaTheme="minorEastAsia" w:cstheme="minorBidi"/>
                <w:b w:val="0"/>
                <w:bCs w:val="0"/>
                <w:smallCaps w:val="0"/>
                <w:kern w:val="0"/>
                <w:sz w:val="22"/>
                <w:szCs w:val="22"/>
                <w:lang w:eastAsia="pt-BR"/>
                <w14:ligatures w14:val="none"/>
              </w:rPr>
              <w:tab/>
            </w:r>
            <w:r w:rsidRPr="008118F5" w:rsidDel="008118F5">
              <w:rPr>
                <w:rPrChange w:id="69" w:author="Danilo Alves" w:date="2025-06-05T15:19:00Z">
                  <w:rPr>
                    <w:rStyle w:val="Hyperlink"/>
                    <w:b w:val="0"/>
                    <w:bCs w:val="0"/>
                    <w:smallCaps w:val="0"/>
                  </w:rPr>
                </w:rPrChange>
              </w:rPr>
              <w:delText>Desenvolvimento dos algoritmos de controle</w:delText>
            </w:r>
            <w:r w:rsidDel="008118F5">
              <w:rPr>
                <w:webHidden/>
              </w:rPr>
              <w:tab/>
              <w:delText>5</w:delText>
            </w:r>
          </w:del>
        </w:p>
        <w:p w14:paraId="44B0BE37" w14:textId="77777777" w:rsidR="00386CA8" w:rsidDel="008118F5" w:rsidRDefault="00386CA8">
          <w:pPr>
            <w:pStyle w:val="Sumrio1"/>
            <w:tabs>
              <w:tab w:val="left" w:pos="480"/>
              <w:tab w:val="right" w:leader="dot" w:pos="8494"/>
            </w:tabs>
            <w:rPr>
              <w:del w:id="70" w:author="Danilo Alves" w:date="2025-06-05T15:19:00Z"/>
              <w:rFonts w:eastAsiaTheme="minorEastAsia" w:cstheme="minorBidi"/>
              <w:b w:val="0"/>
              <w:bCs w:val="0"/>
              <w:caps w:val="0"/>
              <w:noProof/>
              <w:kern w:val="0"/>
              <w:sz w:val="22"/>
              <w:szCs w:val="22"/>
              <w:lang w:eastAsia="pt-BR"/>
              <w14:ligatures w14:val="none"/>
            </w:rPr>
          </w:pPr>
          <w:del w:id="71" w:author="Danilo Alves" w:date="2025-06-05T15:19:00Z">
            <w:r w:rsidRPr="008118F5" w:rsidDel="008118F5">
              <w:rPr>
                <w:rPrChange w:id="72" w:author="Danilo Alves" w:date="2025-06-05T15:19:00Z">
                  <w:rPr>
                    <w:rStyle w:val="Hyperlink"/>
                    <w:b w:val="0"/>
                    <w:bCs w:val="0"/>
                    <w:caps w:val="0"/>
                    <w:noProof/>
                  </w:rPr>
                </w:rPrChange>
              </w:rPr>
              <w:delText>4.</w:delText>
            </w:r>
            <w:r w:rsidDel="008118F5">
              <w:rPr>
                <w:rFonts w:eastAsiaTheme="minorEastAsia" w:cstheme="minorBidi"/>
                <w:b w:val="0"/>
                <w:bCs w:val="0"/>
                <w:caps w:val="0"/>
                <w:noProof/>
                <w:kern w:val="0"/>
                <w:sz w:val="22"/>
                <w:szCs w:val="22"/>
                <w:lang w:eastAsia="pt-BR"/>
                <w14:ligatures w14:val="none"/>
              </w:rPr>
              <w:tab/>
            </w:r>
            <w:r w:rsidRPr="008118F5" w:rsidDel="008118F5">
              <w:rPr>
                <w:rPrChange w:id="73" w:author="Danilo Alves" w:date="2025-06-05T15:19:00Z">
                  <w:rPr>
                    <w:rStyle w:val="Hyperlink"/>
                    <w:b w:val="0"/>
                    <w:bCs w:val="0"/>
                    <w:caps w:val="0"/>
                    <w:noProof/>
                  </w:rPr>
                </w:rPrChange>
              </w:rPr>
              <w:delText>Cronograma</w:delText>
            </w:r>
            <w:r w:rsidDel="008118F5">
              <w:rPr>
                <w:noProof/>
                <w:webHidden/>
              </w:rPr>
              <w:tab/>
              <w:delText>6</w:delText>
            </w:r>
          </w:del>
        </w:p>
        <w:p w14:paraId="4B7E17C0" w14:textId="77777777" w:rsidR="00386CA8" w:rsidDel="008118F5" w:rsidRDefault="00386CA8">
          <w:pPr>
            <w:pStyle w:val="Sumrio1"/>
            <w:tabs>
              <w:tab w:val="left" w:pos="480"/>
              <w:tab w:val="right" w:leader="dot" w:pos="8494"/>
            </w:tabs>
            <w:rPr>
              <w:del w:id="74" w:author="Danilo Alves" w:date="2025-06-05T15:19:00Z"/>
              <w:rFonts w:eastAsiaTheme="minorEastAsia" w:cstheme="minorBidi"/>
              <w:b w:val="0"/>
              <w:bCs w:val="0"/>
              <w:caps w:val="0"/>
              <w:noProof/>
              <w:kern w:val="0"/>
              <w:sz w:val="22"/>
              <w:szCs w:val="22"/>
              <w:lang w:eastAsia="pt-BR"/>
              <w14:ligatures w14:val="none"/>
            </w:rPr>
          </w:pPr>
          <w:del w:id="75" w:author="Danilo Alves" w:date="2025-06-05T15:19:00Z">
            <w:r w:rsidRPr="008118F5" w:rsidDel="008118F5">
              <w:rPr>
                <w:rPrChange w:id="76" w:author="Danilo Alves" w:date="2025-06-05T15:19:00Z">
                  <w:rPr>
                    <w:rStyle w:val="Hyperlink"/>
                    <w:b w:val="0"/>
                    <w:bCs w:val="0"/>
                    <w:caps w:val="0"/>
                    <w:noProof/>
                  </w:rPr>
                </w:rPrChange>
              </w:rPr>
              <w:delText>5.</w:delText>
            </w:r>
            <w:r w:rsidDel="008118F5">
              <w:rPr>
                <w:rFonts w:eastAsiaTheme="minorEastAsia" w:cstheme="minorBidi"/>
                <w:b w:val="0"/>
                <w:bCs w:val="0"/>
                <w:caps w:val="0"/>
                <w:noProof/>
                <w:kern w:val="0"/>
                <w:sz w:val="22"/>
                <w:szCs w:val="22"/>
                <w:lang w:eastAsia="pt-BR"/>
                <w14:ligatures w14:val="none"/>
              </w:rPr>
              <w:tab/>
            </w:r>
            <w:r w:rsidRPr="008118F5" w:rsidDel="008118F5">
              <w:rPr>
                <w:rPrChange w:id="77" w:author="Danilo Alves" w:date="2025-06-05T15:19:00Z">
                  <w:rPr>
                    <w:rStyle w:val="Hyperlink"/>
                    <w:b w:val="0"/>
                    <w:bCs w:val="0"/>
                    <w:caps w:val="0"/>
                    <w:noProof/>
                  </w:rPr>
                </w:rPrChange>
              </w:rPr>
              <w:delText>Referências</w:delText>
            </w:r>
            <w:r w:rsidDel="008118F5">
              <w:rPr>
                <w:noProof/>
                <w:webHidden/>
              </w:rPr>
              <w:tab/>
              <w:delText>7</w:delText>
            </w:r>
          </w:del>
        </w:p>
        <w:p w14:paraId="7DC27509" w14:textId="2C6CDB10" w:rsidR="009917D1" w:rsidRDefault="009917D1">
          <w:r w:rsidRPr="009917D1">
            <w:rPr>
              <w:i/>
              <w:iCs/>
              <w:caps/>
              <w:sz w:val="22"/>
              <w:szCs w:val="22"/>
            </w:rPr>
            <w:fldChar w:fldCharType="end"/>
          </w:r>
        </w:p>
      </w:sdtContent>
    </w:sdt>
    <w:p w14:paraId="3C8A2A3B" w14:textId="77777777" w:rsidR="006B3BC5" w:rsidRDefault="006B3BC5" w:rsidP="006B3BC5">
      <w:pPr>
        <w:pStyle w:val="Ttulo1"/>
        <w:sectPr w:rsidR="006B3BC5" w:rsidSect="006C14BA">
          <w:type w:val="continuous"/>
          <w:pgSz w:w="11906" w:h="16838"/>
          <w:pgMar w:top="1418" w:right="1701" w:bottom="1418" w:left="1701" w:header="709" w:footer="709" w:gutter="0"/>
          <w:cols w:space="708"/>
          <w:docGrid w:linePitch="360"/>
        </w:sectPr>
      </w:pPr>
    </w:p>
    <w:p w14:paraId="11E82791" w14:textId="77777777" w:rsidR="008118F5" w:rsidRDefault="008118F5">
      <w:pPr>
        <w:rPr>
          <w:ins w:id="78" w:author="Danilo Alves" w:date="2025-06-05T15:19:00Z"/>
          <w:rFonts w:eastAsiaTheme="majorEastAsia"/>
          <w:b/>
          <w:bCs/>
          <w:sz w:val="28"/>
          <w:szCs w:val="28"/>
        </w:rPr>
      </w:pPr>
      <w:ins w:id="79" w:author="Danilo Alves" w:date="2025-06-05T15:19:00Z">
        <w:r>
          <w:br w:type="page"/>
        </w:r>
      </w:ins>
    </w:p>
    <w:p w14:paraId="311F20EB" w14:textId="37B0BA4F" w:rsidR="00232679" w:rsidRDefault="00232679" w:rsidP="00232679">
      <w:pPr>
        <w:pStyle w:val="Ttulo1"/>
        <w:numPr>
          <w:ilvl w:val="0"/>
          <w:numId w:val="1"/>
        </w:numPr>
      </w:pPr>
      <w:bookmarkStart w:id="80" w:name="_Toc200029176"/>
      <w:r w:rsidRPr="00232679">
        <w:lastRenderedPageBreak/>
        <w:t>Introdução</w:t>
      </w:r>
      <w:r w:rsidR="006B3BC5">
        <w:t xml:space="preserve"> e justificativa</w:t>
      </w:r>
      <w:bookmarkEnd w:id="80"/>
    </w:p>
    <w:p w14:paraId="3AA60041" w14:textId="77777777" w:rsidR="00386CA8" w:rsidRPr="00AE398E" w:rsidRDefault="00386CA8" w:rsidP="00F206A2">
      <w:pPr>
        <w:pStyle w:val="SemEspaamento"/>
      </w:pPr>
    </w:p>
    <w:p w14:paraId="0A373186" w14:textId="593FDF54" w:rsidR="00B32AEB" w:rsidRDefault="00B32AEB" w:rsidP="00691A82">
      <w:pPr>
        <w:pStyle w:val="SemEspaamento"/>
      </w:pPr>
      <w:r w:rsidRPr="00B32AEB">
        <w:t xml:space="preserve">A pesquisa e </w:t>
      </w:r>
      <w:del w:id="81" w:author="Danilo Alves" w:date="2025-06-05T12:17:00Z">
        <w:r w:rsidRPr="00B32AEB" w:rsidDel="00F206A2">
          <w:delText xml:space="preserve">o </w:delText>
        </w:r>
      </w:del>
      <w:r w:rsidRPr="00B32AEB">
        <w:t xml:space="preserve">desenvolvimento de veículos </w:t>
      </w:r>
      <w:ins w:id="82" w:author="Danilo Alves" w:date="2025-06-05T12:16:00Z">
        <w:r w:rsidR="00F206A2">
          <w:t xml:space="preserve">elétricos e inteligentes </w:t>
        </w:r>
      </w:ins>
      <w:ins w:id="83" w:author="Danilo Alves" w:date="2025-06-05T12:17:00Z">
        <w:r w:rsidR="00F206A2">
          <w:t>está em evidência, dado a</w:t>
        </w:r>
      </w:ins>
      <w:del w:id="84" w:author="Danilo Alves" w:date="2025-06-05T12:16:00Z">
        <w:r w:rsidRPr="00B32AEB" w:rsidDel="00F206A2">
          <w:delText xml:space="preserve">autônomos </w:delText>
        </w:r>
      </w:del>
      <w:ins w:id="85" w:author="Danilo Alves" w:date="2025-06-05T12:17:00Z">
        <w:r w:rsidR="00F206A2">
          <w:t xml:space="preserve"> </w:t>
        </w:r>
      </w:ins>
      <w:del w:id="86" w:author="Danilo Alves" w:date="2025-06-05T12:17:00Z">
        <w:r w:rsidRPr="00B32AEB" w:rsidDel="00F206A2">
          <w:delText xml:space="preserve">vêm crescendo exponencialmente nas últimas décadas, impulsionados por uma </w:delText>
        </w:r>
      </w:del>
      <w:r w:rsidRPr="00B32AEB">
        <w:t xml:space="preserve">combinação de avanços tecnológicos e </w:t>
      </w:r>
      <w:del w:id="87" w:author="Danilo Alves" w:date="2025-06-05T12:18:00Z">
        <w:r w:rsidRPr="00B32AEB" w:rsidDel="00F206A2">
          <w:delText xml:space="preserve">pela </w:delText>
        </w:r>
      </w:del>
      <w:r w:rsidRPr="00B32AEB">
        <w:t>promessa de benefícios em diversas áreas.</w:t>
      </w:r>
      <w:r w:rsidR="002C5039">
        <w:t xml:space="preserve"> </w:t>
      </w:r>
      <w:r>
        <w:t>Um estudo publicado em 2023, pelo Instituto de Pesquisa Econômica Aplicada (IPEA)</w:t>
      </w:r>
      <w:r w:rsidR="00355AA1">
        <w:t xml:space="preserve"> </w:t>
      </w:r>
      <w:r>
        <w:t>revelou que, na última década, o Brasil apresentou um crescimento de 2,3% na taxa de mortalidade em acidentes de trânsito</w:t>
      </w:r>
      <w:r w:rsidR="00355AA1">
        <w:t xml:space="preserve"> [1]</w:t>
      </w:r>
      <w:r>
        <w:t>. Em contra partida, d</w:t>
      </w:r>
      <w:r w:rsidRPr="00B32AEB">
        <w:t xml:space="preserve">e acordo com a </w:t>
      </w:r>
      <w:r w:rsidRPr="00B32AEB">
        <w:rPr>
          <w:i/>
          <w:iCs/>
        </w:rPr>
        <w:t>National Highway Traffic Safety Administration</w:t>
      </w:r>
      <w:r w:rsidRPr="00B32AEB">
        <w:t xml:space="preserve"> (NHTSA), os veículos </w:t>
      </w:r>
      <w:del w:id="88" w:author="Danilo Alves" w:date="2025-06-05T12:20:00Z">
        <w:r w:rsidRPr="00B32AEB" w:rsidDel="00F206A2">
          <w:delText xml:space="preserve">autônomos </w:delText>
        </w:r>
      </w:del>
      <w:ins w:id="89" w:author="Danilo Alves" w:date="2025-06-05T12:20:00Z">
        <w:r w:rsidR="00F206A2">
          <w:t>inteligentes</w:t>
        </w:r>
        <w:r w:rsidR="00F206A2" w:rsidRPr="00B32AEB">
          <w:t xml:space="preserve"> </w:t>
        </w:r>
      </w:ins>
      <w:r w:rsidRPr="00B32AEB">
        <w:t>apresentam um enorme potencial para aumentar a segurança nas vias, reduzindo drasticamente a quantidade de acidentes causados por erro</w:t>
      </w:r>
      <w:r w:rsidR="00355AA1">
        <w:t>s</w:t>
      </w:r>
      <w:r w:rsidRPr="00B32AEB">
        <w:t xml:space="preserve"> humano</w:t>
      </w:r>
      <w:r w:rsidR="00355AA1">
        <w:t>s [2]</w:t>
      </w:r>
      <w:r>
        <w:t>.</w:t>
      </w:r>
      <w:r w:rsidR="00355AA1">
        <w:t xml:space="preserve"> </w:t>
      </w:r>
      <w:r w:rsidR="00355AA1" w:rsidRPr="00355AA1">
        <w:t>Essa melhoria na segurança é um dos principais motivadores para o desenvolvimento dessa tecnologia</w:t>
      </w:r>
      <w:r w:rsidR="00355AA1">
        <w:t>.</w:t>
      </w:r>
    </w:p>
    <w:p w14:paraId="36FB93EE" w14:textId="52714CCE" w:rsidR="00355AA1" w:rsidRDefault="00355AA1" w:rsidP="00691A82">
      <w:pPr>
        <w:pStyle w:val="SemEspaamento"/>
      </w:pPr>
      <w:r w:rsidRPr="00355AA1">
        <w:t>Além d</w:t>
      </w:r>
      <w:r w:rsidR="005B1D8D">
        <w:t>a</w:t>
      </w:r>
      <w:r w:rsidRPr="00355AA1">
        <w:t xml:space="preserve"> segurança, os veículos </w:t>
      </w:r>
      <w:del w:id="90" w:author="Danilo Alves" w:date="2025-06-05T12:20:00Z">
        <w:r w:rsidRPr="00355AA1" w:rsidDel="00F206A2">
          <w:delText xml:space="preserve">autônomos </w:delText>
        </w:r>
      </w:del>
      <w:ins w:id="91" w:author="Danilo Alves" w:date="2025-06-05T12:20:00Z">
        <w:r w:rsidR="00F206A2">
          <w:t>inteligentes</w:t>
        </w:r>
        <w:r w:rsidR="00F206A2" w:rsidRPr="00355AA1">
          <w:t xml:space="preserve"> </w:t>
        </w:r>
      </w:ins>
      <w:r w:rsidRPr="00355AA1">
        <w:t>oferecem avanços significativos em mobilidade, ampliando o acesso ao transporte para grupos de pessoas com dificuldades de locomoção, como idosos e portadores de deficiência.</w:t>
      </w:r>
      <w:r>
        <w:t xml:space="preserve"> </w:t>
      </w:r>
      <w:r w:rsidRPr="00355AA1">
        <w:t xml:space="preserve">Em </w:t>
      </w:r>
      <w:r w:rsidR="00725786">
        <w:t xml:space="preserve">faces </w:t>
      </w:r>
      <w:r w:rsidR="00725786" w:rsidRPr="00355AA1">
        <w:t>socioeconômicas</w:t>
      </w:r>
      <w:r w:rsidRPr="00355AA1">
        <w:t xml:space="preserve">, o impacto dos veículos </w:t>
      </w:r>
      <w:del w:id="92" w:author="Danilo Alves" w:date="2025-06-05T12:20:00Z">
        <w:r w:rsidRPr="00355AA1" w:rsidDel="00F206A2">
          <w:delText xml:space="preserve">autônomos </w:delText>
        </w:r>
      </w:del>
      <w:ins w:id="93" w:author="Danilo Alves" w:date="2025-06-05T12:20:00Z">
        <w:r w:rsidR="00F206A2">
          <w:t>inteligentes</w:t>
        </w:r>
        <w:r w:rsidR="00F206A2" w:rsidRPr="00355AA1">
          <w:t xml:space="preserve"> </w:t>
        </w:r>
      </w:ins>
      <w:r w:rsidRPr="00355AA1">
        <w:t xml:space="preserve">também é relevante, uma vez que </w:t>
      </w:r>
      <w:r w:rsidR="005B1D8D">
        <w:t>esses</w:t>
      </w:r>
      <w:r w:rsidRPr="00355AA1">
        <w:t xml:space="preserve"> pode</w:t>
      </w:r>
      <w:ins w:id="94" w:author="Danilo Alves" w:date="2025-06-05T12:20:00Z">
        <w:r w:rsidR="00F206A2">
          <w:t>m</w:t>
        </w:r>
      </w:ins>
      <w:r w:rsidRPr="00355AA1">
        <w:t xml:space="preserve"> gerar novas oportunidades de trabalho e transformar setores como transporte e logística.</w:t>
      </w:r>
    </w:p>
    <w:p w14:paraId="25BC97DF" w14:textId="53A80259" w:rsidR="00355AA1" w:rsidRDefault="00355AA1" w:rsidP="00691A82">
      <w:pPr>
        <w:pStyle w:val="SemEspaamento"/>
      </w:pPr>
      <w:r w:rsidRPr="00355AA1">
        <w:t xml:space="preserve">No âmbito ambiental, a adoção de veículos </w:t>
      </w:r>
      <w:del w:id="95" w:author="Danilo Alves" w:date="2025-06-05T12:20:00Z">
        <w:r w:rsidRPr="00355AA1" w:rsidDel="00F206A2">
          <w:delText xml:space="preserve">autônomos </w:delText>
        </w:r>
      </w:del>
      <w:ins w:id="96" w:author="Danilo Alves" w:date="2025-06-05T12:20:00Z">
        <w:r w:rsidR="00F206A2">
          <w:t>elétricos</w:t>
        </w:r>
        <w:r w:rsidR="0021180F">
          <w:t xml:space="preserve"> inteligentes</w:t>
        </w:r>
        <w:r w:rsidR="00F206A2" w:rsidRPr="00355AA1">
          <w:t xml:space="preserve"> </w:t>
        </w:r>
      </w:ins>
      <w:r w:rsidRPr="00355AA1">
        <w:t>pode promover uma redução significativa nas emissões de gases poluentes</w:t>
      </w:r>
      <w:del w:id="97" w:author="Danilo Alves" w:date="2025-06-05T12:21:00Z">
        <w:r w:rsidRPr="00355AA1" w:rsidDel="0021180F">
          <w:delText>, uma vez</w:delText>
        </w:r>
      </w:del>
      <w:ins w:id="98" w:author="Danilo Alves" w:date="2025-06-05T12:21:00Z">
        <w:r w:rsidR="0021180F">
          <w:t>. Além do uso de fontes de energias renováveis para a recarga,</w:t>
        </w:r>
      </w:ins>
      <w:r w:rsidRPr="00355AA1">
        <w:t xml:space="preserve"> </w:t>
      </w:r>
      <w:del w:id="99" w:author="Danilo Alves" w:date="2025-06-05T12:21:00Z">
        <w:r w:rsidRPr="00355AA1" w:rsidDel="0021180F">
          <w:delText xml:space="preserve">que </w:delText>
        </w:r>
      </w:del>
      <w:r w:rsidRPr="00355AA1">
        <w:t xml:space="preserve">esses veículos podem otimizar rotas e conduzir de forma mais eficiente, diminuindo o consumo </w:t>
      </w:r>
      <w:r>
        <w:t>energético</w:t>
      </w:r>
      <w:ins w:id="100" w:author="Danilo Alves" w:date="2025-06-05T12:22:00Z">
        <w:r w:rsidR="0021180F">
          <w:t xml:space="preserve"> como um todo</w:t>
        </w:r>
      </w:ins>
      <w:r w:rsidRPr="00355AA1">
        <w:t>.</w:t>
      </w:r>
    </w:p>
    <w:p w14:paraId="4AC306CF" w14:textId="785AAFEC" w:rsidR="007975B7" w:rsidRDefault="001B41F9" w:rsidP="007975B7">
      <w:pPr>
        <w:pStyle w:val="SemEspaamento"/>
      </w:pPr>
      <w:r>
        <w:t xml:space="preserve">O mercado financeiro, </w:t>
      </w:r>
      <w:r w:rsidR="00355AA1">
        <w:t xml:space="preserve">também é </w:t>
      </w:r>
      <w:r w:rsidR="00355AA1" w:rsidRPr="00355AA1">
        <w:t xml:space="preserve">abordado </w:t>
      </w:r>
      <w:r w:rsidR="000F604F">
        <w:t>por um</w:t>
      </w:r>
      <w:r w:rsidR="00355AA1" w:rsidRPr="00355AA1">
        <w:t xml:space="preserve"> estudo da </w:t>
      </w:r>
      <w:r w:rsidR="00355AA1" w:rsidRPr="00725786">
        <w:rPr>
          <w:i/>
          <w:iCs/>
        </w:rPr>
        <w:t>McKinsey &amp; Company</w:t>
      </w:r>
      <w:r w:rsidR="00355AA1" w:rsidRPr="00355AA1">
        <w:t>, que destaca o potencial econômico associado aos dados gerados por esses veículos, o que pode criar novas oportunidades de monetização e atrair investimentos para o setor</w:t>
      </w:r>
      <w:r w:rsidR="00355AA1">
        <w:t xml:space="preserve"> [3].</w:t>
      </w:r>
    </w:p>
    <w:p w14:paraId="532EBD63" w14:textId="731C0444" w:rsidR="00C95046" w:rsidRDefault="00DD0C75" w:rsidP="005E5E28">
      <w:pPr>
        <w:pStyle w:val="SemEspaamento"/>
      </w:pPr>
      <w:r>
        <w:t xml:space="preserve">No Brasil, </w:t>
      </w:r>
      <w:r w:rsidR="00842249" w:rsidRPr="00842249">
        <w:t xml:space="preserve">o desenvolvimento de veículos </w:t>
      </w:r>
      <w:del w:id="101" w:author="Danilo Alves" w:date="2025-06-05T12:22:00Z">
        <w:r w:rsidR="00842249" w:rsidRPr="00842249" w:rsidDel="0021180F">
          <w:delText xml:space="preserve">autônomos </w:delText>
        </w:r>
      </w:del>
      <w:ins w:id="102" w:author="Danilo Alves" w:date="2025-06-05T12:22:00Z">
        <w:r w:rsidR="0021180F">
          <w:t>inteligentes</w:t>
        </w:r>
        <w:r w:rsidR="0021180F" w:rsidRPr="00842249">
          <w:t xml:space="preserve"> </w:t>
        </w:r>
      </w:ins>
      <w:r w:rsidR="00842249" w:rsidRPr="00842249">
        <w:t>e de tecnologias relacionadas tem ganhado destaque com projetos inovadores</w:t>
      </w:r>
      <w:r w:rsidR="00842249">
        <w:t>.</w:t>
      </w:r>
      <w:r>
        <w:t xml:space="preserve"> </w:t>
      </w:r>
      <w:r w:rsidR="00842249" w:rsidRPr="00842249">
        <w:t>Exemplos notáveis incluem</w:t>
      </w:r>
      <w:r w:rsidR="00842249">
        <w:t xml:space="preserve"> o </w:t>
      </w:r>
      <w:r>
        <w:t>CADU</w:t>
      </w:r>
      <w:r>
        <w:rPr>
          <w:rStyle w:val="Refdenotaderodap"/>
        </w:rPr>
        <w:footnoteReference w:id="1"/>
      </w:r>
      <w:r>
        <w:t xml:space="preserve"> [4], CARINA</w:t>
      </w:r>
      <w:r>
        <w:rPr>
          <w:rStyle w:val="Refdenotaderodap"/>
        </w:rPr>
        <w:footnoteReference w:id="2"/>
      </w:r>
      <w:r>
        <w:t xml:space="preserve"> [5] e IARA</w:t>
      </w:r>
      <w:r>
        <w:rPr>
          <w:rStyle w:val="Refdenotaderodap"/>
        </w:rPr>
        <w:footnoteReference w:id="3"/>
      </w:r>
      <w:r>
        <w:t xml:space="preserve"> [6], e, mais recentemente, </w:t>
      </w:r>
      <w:r>
        <w:lastRenderedPageBreak/>
        <w:t xml:space="preserve">o da Universidade Estadual de Campinas (UNICAMP) com o primeiro </w:t>
      </w:r>
      <w:r w:rsidRPr="00DD0C75">
        <w:t>carro autônomo de fórmula-E da América Latina</w:t>
      </w:r>
      <w:r w:rsidR="005E5E28">
        <w:rPr>
          <w:rStyle w:val="Refdenotaderodap"/>
        </w:rPr>
        <w:footnoteReference w:id="4"/>
      </w:r>
      <w:r w:rsidRPr="00DD0C75">
        <w:t xml:space="preserve">. </w:t>
      </w:r>
      <w:r w:rsidR="00C95046" w:rsidRPr="00C95046">
        <w:t>Tais projetos ressaltam a crescente relevância do Brasil no campo da mobilidade inteligente.</w:t>
      </w:r>
    </w:p>
    <w:p w14:paraId="26D8F304" w14:textId="69283FB8" w:rsidR="00C95046" w:rsidRDefault="00C95046" w:rsidP="005E5E28">
      <w:pPr>
        <w:pStyle w:val="SemEspaamento"/>
      </w:pPr>
      <w:r w:rsidRPr="00C95046">
        <w:t>Dentro desse contexto, o Laboratório de Mobilidade Terrestre (LMT) da Universidade Federal de Lavras (UFLA) iniciou, em 2019, o Projeto VIDA (Veículo Inteligente de Desenvolvimento Aplicado)</w:t>
      </w:r>
      <w:ins w:id="103" w:author="Danilo Alves" w:date="2025-06-05T12:39:00Z">
        <w:r w:rsidR="008A54E8">
          <w:t xml:space="preserve"> (</w:t>
        </w:r>
      </w:ins>
      <w:ins w:id="104" w:author="Danilo Alves" w:date="2025-06-05T12:40:00Z">
        <w:r w:rsidR="008A54E8">
          <w:fldChar w:fldCharType="begin"/>
        </w:r>
        <w:r w:rsidR="008A54E8">
          <w:instrText xml:space="preserve"> REF _Ref200019627 \h </w:instrText>
        </w:r>
      </w:ins>
      <w:r w:rsidR="008A54E8">
        <w:fldChar w:fldCharType="separate"/>
      </w:r>
      <w:ins w:id="105" w:author="Danilo Alves" w:date="2025-06-05T12:40:00Z">
        <w:r w:rsidR="008A54E8">
          <w:t xml:space="preserve">Figura </w:t>
        </w:r>
        <w:r w:rsidR="008A54E8">
          <w:rPr>
            <w:noProof/>
          </w:rPr>
          <w:t>1</w:t>
        </w:r>
        <w:r w:rsidR="008A54E8">
          <w:fldChar w:fldCharType="end"/>
        </w:r>
        <w:r w:rsidR="008A54E8">
          <w:t>)</w:t>
        </w:r>
      </w:ins>
      <w:r>
        <w:t>.</w:t>
      </w:r>
      <w:r w:rsidRPr="00C95046">
        <w:t xml:space="preserve"> </w:t>
      </w:r>
      <w:r>
        <w:t>O</w:t>
      </w:r>
      <w:r w:rsidRPr="00C95046">
        <w:t xml:space="preserve"> objetivo </w:t>
      </w:r>
      <w:r>
        <w:t>é</w:t>
      </w:r>
      <w:r w:rsidRPr="00C95046">
        <w:t xml:space="preserve"> criar uma plataforma autônoma voltada para o desenvolvimento e testes de tecnologias que envolvem veículos </w:t>
      </w:r>
      <w:ins w:id="106" w:author="Danilo Alves" w:date="2025-06-05T12:25:00Z">
        <w:r w:rsidR="0021180F">
          <w:t>elétricos inteligentes</w:t>
        </w:r>
      </w:ins>
      <w:del w:id="107" w:author="Danilo Alves" w:date="2025-06-05T12:25:00Z">
        <w:r w:rsidRPr="00C95046" w:rsidDel="0021180F">
          <w:delText>autônomos</w:delText>
        </w:r>
      </w:del>
      <w:r>
        <w:t>.</w:t>
      </w:r>
    </w:p>
    <w:p w14:paraId="62937615" w14:textId="77777777" w:rsidR="009917D1" w:rsidRDefault="009917D1" w:rsidP="009917D1">
      <w:pPr>
        <w:pStyle w:val="SemEspaamento"/>
        <w:ind w:firstLine="0"/>
      </w:pPr>
    </w:p>
    <w:p w14:paraId="71B03668" w14:textId="15CE3678" w:rsidR="009917D1" w:rsidRDefault="006B3BC5" w:rsidP="009917D1">
      <w:pPr>
        <w:pStyle w:val="SemEspaamento"/>
        <w:keepNext/>
        <w:ind w:firstLine="0"/>
        <w:jc w:val="center"/>
      </w:pPr>
      <w:r>
        <w:rPr>
          <w:noProof/>
          <w:lang w:eastAsia="pt-BR"/>
        </w:rPr>
        <w:drawing>
          <wp:inline distT="0" distB="0" distL="0" distR="0" wp14:anchorId="230C6666" wp14:editId="6C37104A">
            <wp:extent cx="4629150" cy="3331964"/>
            <wp:effectExtent l="0" t="0" r="0" b="1905"/>
            <wp:docPr id="8" name="Imagem 8" descr="Carro parado na terr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Carro parado na terra&#10;&#10;Descrição gerada automaticamente com confiança média"/>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36023" cy="3336911"/>
                    </a:xfrm>
                    <a:prstGeom prst="rect">
                      <a:avLst/>
                    </a:prstGeom>
                  </pic:spPr>
                </pic:pic>
              </a:graphicData>
            </a:graphic>
          </wp:inline>
        </w:drawing>
      </w:r>
    </w:p>
    <w:p w14:paraId="0971133B" w14:textId="64793B5B" w:rsidR="009917D1" w:rsidRDefault="009917D1" w:rsidP="009917D1">
      <w:pPr>
        <w:pStyle w:val="Legenda"/>
        <w:jc w:val="center"/>
      </w:pPr>
      <w:bookmarkStart w:id="108" w:name="_Ref200019627"/>
      <w:r>
        <w:t xml:space="preserve">Figura </w:t>
      </w:r>
      <w:fldSimple w:instr=" SEQ Figura \* ARABIC ">
        <w:r w:rsidR="008F0794">
          <w:rPr>
            <w:noProof/>
          </w:rPr>
          <w:t>1</w:t>
        </w:r>
      </w:fldSimple>
      <w:bookmarkEnd w:id="108"/>
      <w:r>
        <w:t xml:space="preserve">: </w:t>
      </w:r>
      <w:r w:rsidRPr="008A163C">
        <w:t xml:space="preserve">Estado </w:t>
      </w:r>
      <w:r w:rsidR="006B3BC5">
        <w:t xml:space="preserve">atual da </w:t>
      </w:r>
      <w:r w:rsidRPr="008A163C">
        <w:t>plataforma VID</w:t>
      </w:r>
      <w:r w:rsidR="006B3BC5">
        <w:t>A.</w:t>
      </w:r>
    </w:p>
    <w:p w14:paraId="20220DC2" w14:textId="77777777" w:rsidR="00C95046" w:rsidRDefault="00C95046" w:rsidP="00C95046"/>
    <w:p w14:paraId="13708746" w14:textId="467AB05D" w:rsidR="006B3BC5" w:rsidRDefault="00C95046" w:rsidP="00C95046">
      <w:pPr>
        <w:pStyle w:val="SemEspaamento"/>
      </w:pPr>
      <w:r w:rsidRPr="00C95046">
        <w:t xml:space="preserve">A plataforma é projetada para ser uma base de testes para diferentes abordagens e soluções tecnológicas que podem ser aplicadas ao campo dos </w:t>
      </w:r>
      <w:del w:id="109" w:author="Danilo Alves" w:date="2025-06-05T12:25:00Z">
        <w:r w:rsidRPr="00C95046" w:rsidDel="0021180F">
          <w:delText>carros autônomos</w:delText>
        </w:r>
      </w:del>
      <w:ins w:id="110" w:author="Danilo Alves" w:date="2025-06-05T12:25:00Z">
        <w:r w:rsidR="0021180F">
          <w:t>veículos elétricos inteligentes</w:t>
        </w:r>
      </w:ins>
      <w:r w:rsidRPr="00C95046">
        <w:t>, incluindo desde sistemas de controle e automação até algoritmos de inteligência artificial.</w:t>
      </w:r>
    </w:p>
    <w:p w14:paraId="3C1AE46F" w14:textId="163EC4C3" w:rsidR="00D84899" w:rsidDel="0021180F" w:rsidRDefault="00D84899" w:rsidP="00894BD9">
      <w:pPr>
        <w:pStyle w:val="SemEspaamento"/>
        <w:rPr>
          <w:del w:id="111" w:author="Danilo Alves" w:date="2025-06-05T12:26:00Z"/>
        </w:rPr>
      </w:pPr>
      <w:r w:rsidRPr="00D84899">
        <w:t>Com base na plataforma de testes VIDA</w:t>
      </w:r>
      <w:ins w:id="112" w:author="Danilo Alves" w:date="2025-06-05T12:27:00Z">
        <w:r w:rsidR="0021180F">
          <w:t xml:space="preserve">, </w:t>
        </w:r>
      </w:ins>
      <w:del w:id="113" w:author="Danilo Alves" w:date="2025-06-05T12:26:00Z">
        <w:r w:rsidRPr="00D84899" w:rsidDel="0021180F">
          <w:delText>, este projeto visa ampliar as capacidades de navegação do veículo, desenvolvendo um algoritmo que permite ao veículo seguir uma rota predeterminada no mapa, referenciada por GPS, e evitar obstáculos de forma autônoma.</w:delText>
        </w:r>
      </w:del>
    </w:p>
    <w:p w14:paraId="5ADC5857" w14:textId="58F5EB9A" w:rsidR="00094079" w:rsidRPr="00094079" w:rsidRDefault="00094079">
      <w:pPr>
        <w:pStyle w:val="SemEspaamento"/>
        <w:rPr>
          <w:color w:val="000000" w:themeColor="text1"/>
        </w:rPr>
      </w:pPr>
      <w:del w:id="114" w:author="Danilo Alves" w:date="2025-06-05T12:26:00Z">
        <w:r w:rsidDel="0021180F">
          <w:rPr>
            <w:color w:val="000000" w:themeColor="text1"/>
          </w:rPr>
          <w:delText xml:space="preserve">No </w:delText>
        </w:r>
        <w:r w:rsidRPr="00B73D89" w:rsidDel="0021180F">
          <w:rPr>
            <w:color w:val="000000" w:themeColor="text1"/>
          </w:rPr>
          <w:delText>contexto de veículos elétricos autônomos</w:delText>
        </w:r>
        <w:r w:rsidDel="0021180F">
          <w:rPr>
            <w:color w:val="000000" w:themeColor="text1"/>
          </w:rPr>
          <w:delText>, é f</w:delText>
        </w:r>
      </w:del>
      <w:ins w:id="115" w:author="Danilo Alves" w:date="2025-06-05T12:26:00Z">
        <w:r w:rsidR="0021180F">
          <w:rPr>
            <w:color w:val="000000" w:themeColor="text1"/>
          </w:rPr>
          <w:t xml:space="preserve">é </w:t>
        </w:r>
      </w:ins>
      <w:ins w:id="116" w:author="Danilo Alves" w:date="2025-06-05T12:27:00Z">
        <w:r w:rsidR="0021180F">
          <w:rPr>
            <w:color w:val="000000" w:themeColor="text1"/>
          </w:rPr>
          <w:t>f</w:t>
        </w:r>
      </w:ins>
      <w:r>
        <w:rPr>
          <w:color w:val="000000" w:themeColor="text1"/>
        </w:rPr>
        <w:t>undamental que haja um</w:t>
      </w:r>
      <w:r w:rsidRPr="00B73D89">
        <w:rPr>
          <w:color w:val="000000" w:themeColor="text1"/>
        </w:rPr>
        <w:t xml:space="preserve">a estimação do consumo energético </w:t>
      </w:r>
      <w:ins w:id="117" w:author="Danilo Alves" w:date="2025-06-05T12:26:00Z">
        <w:r w:rsidR="0021180F">
          <w:rPr>
            <w:color w:val="000000" w:themeColor="text1"/>
          </w:rPr>
          <w:t xml:space="preserve">do veículo </w:t>
        </w:r>
      </w:ins>
      <w:r w:rsidRPr="00B73D89">
        <w:rPr>
          <w:color w:val="000000" w:themeColor="text1"/>
        </w:rPr>
        <w:t>em tempo real. O gerenciamento eficiente da energia é vital para a autonomia</w:t>
      </w:r>
      <w:r w:rsidR="00C12967">
        <w:rPr>
          <w:color w:val="000000" w:themeColor="text1"/>
        </w:rPr>
        <w:t xml:space="preserve">, viabilidade e confiabilidade </w:t>
      </w:r>
      <w:r w:rsidRPr="00B73D89">
        <w:rPr>
          <w:color w:val="000000" w:themeColor="text1"/>
        </w:rPr>
        <w:t xml:space="preserve">desses veículos, especialmente considerando as limitações das baterias e as </w:t>
      </w:r>
      <w:r w:rsidR="005D59AC">
        <w:rPr>
          <w:color w:val="000000" w:themeColor="text1"/>
        </w:rPr>
        <w:t>várias</w:t>
      </w:r>
      <w:r>
        <w:rPr>
          <w:color w:val="000000" w:themeColor="text1"/>
        </w:rPr>
        <w:t xml:space="preserve"> </w:t>
      </w:r>
      <w:r>
        <w:rPr>
          <w:color w:val="000000" w:themeColor="text1"/>
        </w:rPr>
        <w:lastRenderedPageBreak/>
        <w:t>mudanças que podem surgir durante a navegação devido</w:t>
      </w:r>
      <w:r w:rsidRPr="00B73D89">
        <w:rPr>
          <w:color w:val="000000" w:themeColor="text1"/>
        </w:rPr>
        <w:t xml:space="preserve"> condições de tráfego, tipo de via e comportamento de condução. </w:t>
      </w:r>
      <w:r>
        <w:rPr>
          <w:color w:val="000000" w:themeColor="text1"/>
        </w:rPr>
        <w:t>Sem conhecimento sobre a autonomia do veículo, o planejamento de rotas para melhorar a eficiência e a confiabilidade do sistema se tornam comprometidas. Deste modo, torna-se indispensável u</w:t>
      </w:r>
      <w:r w:rsidRPr="00B73D89">
        <w:rPr>
          <w:color w:val="000000" w:themeColor="text1"/>
        </w:rPr>
        <w:t>m modelo preciso para estimar o consumo em tempo real</w:t>
      </w:r>
      <w:ins w:id="118" w:author="Alexandre Júnior" w:date="2025-06-07T00:37:00Z">
        <w:r w:rsidR="00B84035">
          <w:rPr>
            <w:color w:val="000000" w:themeColor="text1"/>
          </w:rPr>
          <w:t xml:space="preserve">, </w:t>
        </w:r>
      </w:ins>
      <w:ins w:id="119" w:author="Alexandre Júnior" w:date="2025-06-07T00:42:00Z">
        <w:r w:rsidR="002F4D4F">
          <w:rPr>
            <w:color w:val="000000" w:themeColor="text1"/>
          </w:rPr>
          <w:t>que pode ser adaptado de modelos residenciais existentes</w:t>
        </w:r>
      </w:ins>
      <w:ins w:id="120" w:author="Danilo Alves" w:date="2025-06-05T12:27:00Z">
        <w:del w:id="121" w:author="Alexandre Júnior" w:date="2025-06-07T00:34:00Z">
          <w:r w:rsidR="0021180F" w:rsidDel="00B84035">
            <w:rPr>
              <w:color w:val="000000" w:themeColor="text1"/>
            </w:rPr>
            <w:delText xml:space="preserve"> </w:delText>
          </w:r>
        </w:del>
        <w:r w:rsidR="0021180F">
          <w:rPr>
            <w:color w:val="000000" w:themeColor="text1"/>
          </w:rPr>
          <w:t>[</w:t>
        </w:r>
        <w:del w:id="122" w:author="Alexandre Júnior" w:date="2025-06-06T22:22:00Z">
          <w:r w:rsidR="0021180F" w:rsidDel="00695650">
            <w:rPr>
              <w:color w:val="000000" w:themeColor="text1"/>
            </w:rPr>
            <w:delText>ADICIONAR REFERENCIA</w:delText>
          </w:r>
        </w:del>
      </w:ins>
      <w:ins w:id="123" w:author="Alexandre Júnior" w:date="2025-06-06T22:22:00Z">
        <w:r w:rsidR="00695650">
          <w:rPr>
            <w:color w:val="000000" w:themeColor="text1"/>
          </w:rPr>
          <w:t>7</w:t>
        </w:r>
      </w:ins>
      <w:ins w:id="124" w:author="Danilo Alves" w:date="2025-06-05T12:27:00Z">
        <w:r w:rsidR="0021180F">
          <w:rPr>
            <w:color w:val="000000" w:themeColor="text1"/>
          </w:rPr>
          <w:t>]</w:t>
        </w:r>
      </w:ins>
      <w:ins w:id="125" w:author="Alexandre Júnior" w:date="2025-06-07T00:36:00Z">
        <w:r w:rsidR="00B84035">
          <w:rPr>
            <w:color w:val="000000" w:themeColor="text1"/>
          </w:rPr>
          <w:t xml:space="preserve"> </w:t>
        </w:r>
      </w:ins>
      <w:ins w:id="126" w:author="Alexandre Júnior" w:date="2025-10-31T18:45:00Z" w16du:dateUtc="2025-10-31T21:45:00Z">
        <w:r w:rsidR="001C709F" w:rsidRPr="001C709F">
          <w:rPr>
            <w:color w:val="000000" w:themeColor="text1"/>
            <w:highlight w:val="cyan"/>
            <w:rPrChange w:id="127" w:author="Alexandre Júnior" w:date="2025-10-31T18:48:00Z" w16du:dateUtc="2025-10-31T21:48:00Z">
              <w:rPr>
                <w:color w:val="000000" w:themeColor="text1"/>
              </w:rPr>
            </w:rPrChange>
          </w:rPr>
          <w:t>ou colocando em prática</w:t>
        </w:r>
      </w:ins>
      <w:ins w:id="128" w:author="Alexandre Júnior" w:date="2025-10-31T18:46:00Z" w16du:dateUtc="2025-10-31T21:46:00Z">
        <w:r w:rsidR="001C709F" w:rsidRPr="001C709F">
          <w:rPr>
            <w:color w:val="000000" w:themeColor="text1"/>
            <w:highlight w:val="cyan"/>
            <w:rPrChange w:id="129" w:author="Alexandre Júnior" w:date="2025-10-31T18:48:00Z" w16du:dateUtc="2025-10-31T21:48:00Z">
              <w:rPr>
                <w:color w:val="000000" w:themeColor="text1"/>
              </w:rPr>
            </w:rPrChange>
          </w:rPr>
          <w:t xml:space="preserve"> conhecimentos e habilidades adquiridos ao longo da g</w:t>
        </w:r>
      </w:ins>
      <w:ins w:id="130" w:author="Alexandre Júnior" w:date="2025-10-31T18:47:00Z" w16du:dateUtc="2025-10-31T21:47:00Z">
        <w:r w:rsidR="001C709F" w:rsidRPr="001C709F">
          <w:rPr>
            <w:color w:val="000000" w:themeColor="text1"/>
            <w:highlight w:val="cyan"/>
            <w:rPrChange w:id="131" w:author="Alexandre Júnior" w:date="2025-10-31T18:48:00Z" w16du:dateUtc="2025-10-31T21:48:00Z">
              <w:rPr>
                <w:color w:val="000000" w:themeColor="text1"/>
              </w:rPr>
            </w:rPrChange>
          </w:rPr>
          <w:t>raduação, tais como conceitos da física, té</w:t>
        </w:r>
      </w:ins>
      <w:ins w:id="132" w:author="Alexandre Júnior" w:date="2025-10-31T18:48:00Z" w16du:dateUtc="2025-10-31T21:48:00Z">
        <w:r w:rsidR="001C709F" w:rsidRPr="001C709F">
          <w:rPr>
            <w:color w:val="000000" w:themeColor="text1"/>
            <w:highlight w:val="cyan"/>
            <w:rPrChange w:id="133" w:author="Alexandre Júnior" w:date="2025-10-31T18:48:00Z" w16du:dateUtc="2025-10-31T21:48:00Z">
              <w:rPr>
                <w:color w:val="000000" w:themeColor="text1"/>
              </w:rPr>
            </w:rPrChange>
          </w:rPr>
          <w:t>cnicas de programação</w:t>
        </w:r>
      </w:ins>
      <w:ins w:id="134" w:author="Alexandre Júnior" w:date="2025-10-31T18:47:00Z" w16du:dateUtc="2025-10-31T21:47:00Z">
        <w:r w:rsidR="001C709F" w:rsidRPr="001C709F">
          <w:rPr>
            <w:color w:val="000000" w:themeColor="text1"/>
            <w:highlight w:val="cyan"/>
            <w:rPrChange w:id="135" w:author="Alexandre Júnior" w:date="2025-10-31T18:48:00Z" w16du:dateUtc="2025-10-31T21:48:00Z">
              <w:rPr>
                <w:color w:val="000000" w:themeColor="text1"/>
              </w:rPr>
            </w:rPrChange>
          </w:rPr>
          <w:t>, circuitos elétricos e eletrônica</w:t>
        </w:r>
      </w:ins>
      <w:r w:rsidRPr="001C709F">
        <w:rPr>
          <w:color w:val="000000" w:themeColor="text1"/>
          <w:highlight w:val="cyan"/>
          <w:rPrChange w:id="136" w:author="Alexandre Júnior" w:date="2025-10-31T18:48:00Z" w16du:dateUtc="2025-10-31T21:48:00Z">
            <w:rPr>
              <w:color w:val="000000" w:themeColor="text1"/>
            </w:rPr>
          </w:rPrChange>
        </w:rPr>
        <w:t>.</w:t>
      </w:r>
    </w:p>
    <w:p w14:paraId="1B12CA95" w14:textId="613C9102" w:rsidR="00AE398E" w:rsidRPr="00EC09C8" w:rsidRDefault="00094079" w:rsidP="00EC09C8">
      <w:pPr>
        <w:pStyle w:val="SemEspaamento"/>
        <w:rPr>
          <w:color w:val="000000" w:themeColor="text1"/>
          <w:rPrChange w:id="137" w:author="Alexandre Júnior" w:date="2025-06-07T01:02:00Z">
            <w:rPr/>
          </w:rPrChange>
        </w:rPr>
      </w:pPr>
      <w:r w:rsidRPr="00094079">
        <w:rPr>
          <w:color w:val="000000" w:themeColor="text1"/>
        </w:rPr>
        <w:t xml:space="preserve">Estudos recentes têm destacado a necessidade de </w:t>
      </w:r>
      <w:r>
        <w:rPr>
          <w:color w:val="000000" w:themeColor="text1"/>
        </w:rPr>
        <w:t>sensores e sistemas integrados</w:t>
      </w:r>
      <w:r w:rsidRPr="00094079">
        <w:rPr>
          <w:color w:val="000000" w:themeColor="text1"/>
        </w:rPr>
        <w:t xml:space="preserve"> para mensuração do consumo energético durante a operação dos veículos</w:t>
      </w:r>
      <w:ins w:id="138" w:author="Alexandre Júnior" w:date="2025-06-07T00:53:00Z">
        <w:r w:rsidR="00FE0584">
          <w:rPr>
            <w:color w:val="000000" w:themeColor="text1"/>
          </w:rPr>
          <w:t>. S</w:t>
        </w:r>
      </w:ins>
      <w:ins w:id="139" w:author="Alexandre Júnior" w:date="2025-06-07T00:52:00Z">
        <w:r w:rsidR="00FE0584">
          <w:rPr>
            <w:color w:val="000000" w:themeColor="text1"/>
          </w:rPr>
          <w:t>ensores de tensão, corrente</w:t>
        </w:r>
      </w:ins>
      <w:ins w:id="140" w:author="Alexandre Júnior" w:date="2025-06-07T00:53:00Z">
        <w:r w:rsidR="00FE0584">
          <w:rPr>
            <w:color w:val="000000" w:themeColor="text1"/>
          </w:rPr>
          <w:t>,</w:t>
        </w:r>
      </w:ins>
      <w:ins w:id="141" w:author="Alexandre Júnior" w:date="2025-06-07T00:52:00Z">
        <w:r w:rsidR="00FE0584">
          <w:rPr>
            <w:color w:val="000000" w:themeColor="text1"/>
          </w:rPr>
          <w:t xml:space="preserve"> temperatura</w:t>
        </w:r>
      </w:ins>
      <w:ins w:id="142" w:author="Alexandre Júnior" w:date="2025-06-07T00:53:00Z">
        <w:r w:rsidR="00FE0584">
          <w:rPr>
            <w:color w:val="000000" w:themeColor="text1"/>
          </w:rPr>
          <w:t xml:space="preserve"> e microcontrola</w:t>
        </w:r>
      </w:ins>
      <w:ins w:id="143" w:author="Alexandre Júnior" w:date="2025-06-07T00:54:00Z">
        <w:r w:rsidR="00FE0584">
          <w:rPr>
            <w:color w:val="000000" w:themeColor="text1"/>
          </w:rPr>
          <w:t>dores como Arduino ou ESP32 podem ser utilizados</w:t>
        </w:r>
      </w:ins>
      <w:ins w:id="144" w:author="Alexandre Júnior" w:date="2025-06-07T00:52:00Z">
        <w:r w:rsidR="00FE0584">
          <w:rPr>
            <w:color w:val="000000" w:themeColor="text1"/>
          </w:rPr>
          <w:t xml:space="preserve"> </w:t>
        </w:r>
      </w:ins>
      <w:ins w:id="145" w:author="Danilo Alves" w:date="2025-06-05T12:28:00Z">
        <w:del w:id="146" w:author="Alexandre Júnior" w:date="2025-06-07T00:52:00Z">
          <w:r w:rsidR="0021180F" w:rsidDel="00B43D10">
            <w:rPr>
              <w:color w:val="000000" w:themeColor="text1"/>
            </w:rPr>
            <w:delText xml:space="preserve"> </w:delText>
          </w:r>
        </w:del>
        <w:r w:rsidR="0021180F">
          <w:rPr>
            <w:color w:val="000000" w:themeColor="text1"/>
          </w:rPr>
          <w:t>[</w:t>
        </w:r>
        <w:del w:id="147" w:author="Alexandre Júnior" w:date="2025-06-06T22:23:00Z">
          <w:r w:rsidR="0021180F" w:rsidDel="00695650">
            <w:rPr>
              <w:color w:val="000000" w:themeColor="text1"/>
            </w:rPr>
            <w:delText>ADICIONAR REFERENCIA</w:delText>
          </w:r>
        </w:del>
      </w:ins>
      <w:ins w:id="148" w:author="Alexandre Júnior" w:date="2025-06-06T22:23:00Z">
        <w:r w:rsidR="00695650">
          <w:rPr>
            <w:color w:val="000000" w:themeColor="text1"/>
          </w:rPr>
          <w:t>8</w:t>
        </w:r>
      </w:ins>
      <w:ins w:id="149" w:author="Alexandre Júnior" w:date="2025-06-06T22:08:00Z">
        <w:r w:rsidR="00CE3726">
          <w:rPr>
            <w:color w:val="000000" w:themeColor="text1"/>
          </w:rPr>
          <w:t>]</w:t>
        </w:r>
      </w:ins>
      <w:r w:rsidRPr="00094079">
        <w:rPr>
          <w:color w:val="000000" w:themeColor="text1"/>
        </w:rPr>
        <w:t xml:space="preserve">. </w:t>
      </w:r>
      <w:ins w:id="150" w:author="Danilo Alves" w:date="2025-06-05T12:28:00Z">
        <w:r w:rsidR="0021180F">
          <w:rPr>
            <w:color w:val="000000" w:themeColor="text1"/>
          </w:rPr>
          <w:t xml:space="preserve">Nesse sentido, é </w:t>
        </w:r>
      </w:ins>
      <w:del w:id="151" w:author="Danilo Alves" w:date="2025-06-05T12:28:00Z">
        <w:r w:rsidDel="0021180F">
          <w:rPr>
            <w:color w:val="000000" w:themeColor="text1"/>
          </w:rPr>
          <w:delText xml:space="preserve">É de grande </w:delText>
        </w:r>
      </w:del>
      <w:r>
        <w:rPr>
          <w:color w:val="000000" w:themeColor="text1"/>
        </w:rPr>
        <w:t>import</w:t>
      </w:r>
      <w:del w:id="152" w:author="Danilo Alves" w:date="2025-06-05T12:28:00Z">
        <w:r w:rsidDel="0021180F">
          <w:rPr>
            <w:color w:val="000000" w:themeColor="text1"/>
          </w:rPr>
          <w:delText>ância,</w:delText>
        </w:r>
      </w:del>
      <w:ins w:id="153" w:author="Danilo Alves" w:date="2025-06-05T12:28:00Z">
        <w:r w:rsidR="0021180F">
          <w:rPr>
            <w:color w:val="000000" w:themeColor="text1"/>
          </w:rPr>
          <w:t>ante</w:t>
        </w:r>
      </w:ins>
      <w:r>
        <w:rPr>
          <w:color w:val="000000" w:themeColor="text1"/>
        </w:rPr>
        <w:t xml:space="preserve"> a presença</w:t>
      </w:r>
      <w:r w:rsidRPr="00094079">
        <w:rPr>
          <w:color w:val="000000" w:themeColor="text1"/>
        </w:rPr>
        <w:t xml:space="preserve"> de sistemas de medição e previsão embarcados, que não apenas monitorem os dados da bateria</w:t>
      </w:r>
      <w:ins w:id="154" w:author="Danilo Alves" w:date="2025-06-05T12:29:00Z">
        <w:r w:rsidR="0021180F">
          <w:rPr>
            <w:color w:val="000000" w:themeColor="text1"/>
          </w:rPr>
          <w:t>, por exemplo</w:t>
        </w:r>
      </w:ins>
      <w:r w:rsidRPr="00094079">
        <w:rPr>
          <w:color w:val="000000" w:themeColor="text1"/>
        </w:rPr>
        <w:t>, mas também cruzem informações de sensores do veículo e do ambiente para gerar estimativas mais robustas</w:t>
      </w:r>
      <w:r>
        <w:rPr>
          <w:color w:val="000000" w:themeColor="text1"/>
        </w:rPr>
        <w:t xml:space="preserve"> e de maior confiabilidade</w:t>
      </w:r>
      <w:ins w:id="155" w:author="Alexandre Júnior" w:date="2025-06-07T01:02:00Z">
        <w:r w:rsidR="00EC09C8">
          <w:rPr>
            <w:color w:val="000000" w:themeColor="text1"/>
          </w:rPr>
          <w:t xml:space="preserve">. Por exemplo, </w:t>
        </w:r>
      </w:ins>
      <w:ins w:id="156" w:author="Alexandre Júnior" w:date="2025-06-07T01:04:00Z">
        <w:r w:rsidR="00EC09C8">
          <w:rPr>
            <w:color w:val="000000" w:themeColor="text1"/>
          </w:rPr>
          <w:t>com uma plataforma IoT</w:t>
        </w:r>
      </w:ins>
      <w:ins w:id="157" w:author="Alexandre Júnior" w:date="2025-06-07T01:10:00Z">
        <w:r w:rsidR="00EC09C8">
          <w:rPr>
            <w:color w:val="000000" w:themeColor="text1"/>
          </w:rPr>
          <w:t xml:space="preserve"> </w:t>
        </w:r>
      </w:ins>
      <w:ins w:id="158" w:author="Alexandre Júnior" w:date="2025-06-07T01:04:00Z">
        <w:r w:rsidR="00EC09C8" w:rsidRPr="000C6A83">
          <w:rPr>
            <w:i/>
            <w:iCs/>
            <w:color w:val="000000" w:themeColor="text1"/>
            <w:rPrChange w:id="159" w:author="Alexandre Júnior" w:date="2025-10-31T18:49:00Z" w16du:dateUtc="2025-10-31T21:49:00Z">
              <w:rPr>
                <w:color w:val="000000" w:themeColor="text1"/>
              </w:rPr>
            </w:rPrChange>
          </w:rPr>
          <w:t xml:space="preserve">(Internet </w:t>
        </w:r>
        <w:proofErr w:type="spellStart"/>
        <w:r w:rsidR="00EC09C8" w:rsidRPr="000C6A83">
          <w:rPr>
            <w:i/>
            <w:iCs/>
            <w:color w:val="000000" w:themeColor="text1"/>
            <w:rPrChange w:id="160" w:author="Alexandre Júnior" w:date="2025-10-31T18:49:00Z" w16du:dateUtc="2025-10-31T21:49:00Z">
              <w:rPr>
                <w:color w:val="000000" w:themeColor="text1"/>
              </w:rPr>
            </w:rPrChange>
          </w:rPr>
          <w:t>of</w:t>
        </w:r>
        <w:proofErr w:type="spellEnd"/>
        <w:r w:rsidR="00EC09C8" w:rsidRPr="000C6A83">
          <w:rPr>
            <w:i/>
            <w:iCs/>
            <w:color w:val="000000" w:themeColor="text1"/>
            <w:rPrChange w:id="161" w:author="Alexandre Júnior" w:date="2025-10-31T18:49:00Z" w16du:dateUtc="2025-10-31T21:49:00Z">
              <w:rPr>
                <w:color w:val="000000" w:themeColor="text1"/>
              </w:rPr>
            </w:rPrChange>
          </w:rPr>
          <w:t xml:space="preserve"> </w:t>
        </w:r>
        <w:proofErr w:type="spellStart"/>
        <w:r w:rsidR="00EC09C8" w:rsidRPr="000C6A83">
          <w:rPr>
            <w:i/>
            <w:iCs/>
            <w:color w:val="000000" w:themeColor="text1"/>
            <w:rPrChange w:id="162" w:author="Alexandre Júnior" w:date="2025-10-31T18:49:00Z" w16du:dateUtc="2025-10-31T21:49:00Z">
              <w:rPr>
                <w:color w:val="000000" w:themeColor="text1"/>
              </w:rPr>
            </w:rPrChange>
          </w:rPr>
          <w:t>Things</w:t>
        </w:r>
        <w:proofErr w:type="spellEnd"/>
        <w:r w:rsidR="00EC09C8" w:rsidRPr="000C6A83">
          <w:rPr>
            <w:i/>
            <w:iCs/>
            <w:color w:val="000000" w:themeColor="text1"/>
            <w:rPrChange w:id="163" w:author="Alexandre Júnior" w:date="2025-10-31T18:49:00Z" w16du:dateUtc="2025-10-31T21:49:00Z">
              <w:rPr>
                <w:color w:val="000000" w:themeColor="text1"/>
              </w:rPr>
            </w:rPrChange>
          </w:rPr>
          <w:t>)</w:t>
        </w:r>
      </w:ins>
      <w:ins w:id="164" w:author="Alexandre Júnior" w:date="2025-06-07T01:05:00Z">
        <w:r w:rsidR="00EC09C8">
          <w:rPr>
            <w:color w:val="000000" w:themeColor="text1"/>
          </w:rPr>
          <w:t xml:space="preserve"> que conecta vários sensores</w:t>
        </w:r>
      </w:ins>
      <w:ins w:id="165" w:author="Alexandre Júnior" w:date="2025-06-07T01:07:00Z">
        <w:r w:rsidR="00EC09C8">
          <w:rPr>
            <w:color w:val="000000" w:themeColor="text1"/>
          </w:rPr>
          <w:t xml:space="preserve">, torna-se mais fácil a </w:t>
        </w:r>
      </w:ins>
      <w:ins w:id="166" w:author="Alexandre Júnior" w:date="2025-06-07T01:08:00Z">
        <w:r w:rsidR="00EC09C8">
          <w:rPr>
            <w:color w:val="000000" w:themeColor="text1"/>
          </w:rPr>
          <w:t>aplicação de uma interface para a</w:t>
        </w:r>
      </w:ins>
      <w:ins w:id="167" w:author="Alexandre Júnior" w:date="2025-06-07T01:09:00Z">
        <w:r w:rsidR="00EC09C8">
          <w:rPr>
            <w:color w:val="000000" w:themeColor="text1"/>
          </w:rPr>
          <w:t xml:space="preserve"> aná</w:t>
        </w:r>
      </w:ins>
      <w:ins w:id="168" w:author="Alexandre Júnior" w:date="2025-06-07T01:08:00Z">
        <w:r w:rsidR="00EC09C8">
          <w:rPr>
            <w:color w:val="000000" w:themeColor="text1"/>
          </w:rPr>
          <w:t>lise dos dados</w:t>
        </w:r>
      </w:ins>
      <w:ins w:id="169" w:author="Danilo Alves" w:date="2025-06-05T12:29:00Z">
        <w:del w:id="170" w:author="Alexandre Júnior" w:date="2025-06-07T01:02:00Z">
          <w:r w:rsidR="0021180F" w:rsidDel="00EC09C8">
            <w:rPr>
              <w:color w:val="000000" w:themeColor="text1"/>
            </w:rPr>
            <w:delText xml:space="preserve"> </w:delText>
          </w:r>
        </w:del>
        <w:r w:rsidR="0021180F">
          <w:rPr>
            <w:color w:val="000000" w:themeColor="text1"/>
          </w:rPr>
          <w:t>[</w:t>
        </w:r>
        <w:del w:id="171" w:author="Alexandre Júnior" w:date="2025-06-06T22:23:00Z">
          <w:r w:rsidR="0021180F" w:rsidDel="00695650">
            <w:rPr>
              <w:color w:val="000000" w:themeColor="text1"/>
            </w:rPr>
            <w:delText>ADICIONAR REFERENCIA</w:delText>
          </w:r>
        </w:del>
      </w:ins>
      <w:ins w:id="172" w:author="Alexandre Júnior" w:date="2025-06-06T22:23:00Z">
        <w:r w:rsidR="00695650">
          <w:rPr>
            <w:color w:val="000000" w:themeColor="text1"/>
          </w:rPr>
          <w:t>9</w:t>
        </w:r>
      </w:ins>
      <w:ins w:id="173" w:author="Danilo Alves" w:date="2025-06-05T12:29:00Z">
        <w:r w:rsidR="0021180F">
          <w:rPr>
            <w:color w:val="000000" w:themeColor="text1"/>
          </w:rPr>
          <w:t>]</w:t>
        </w:r>
      </w:ins>
      <w:r w:rsidRPr="00094079">
        <w:rPr>
          <w:color w:val="000000" w:themeColor="text1"/>
        </w:rPr>
        <w:t>. Isso possibilita ajustes dinâmicos na estratégia de navegação e maior eficiência energética no uso cotidiano de veículos inteligentes</w:t>
      </w:r>
      <w:ins w:id="174" w:author="Alexandre Júnior" w:date="2025-06-07T01:14:00Z">
        <w:r w:rsidR="00B84338">
          <w:rPr>
            <w:color w:val="000000" w:themeColor="text1"/>
          </w:rPr>
          <w:t xml:space="preserve">, ademais, </w:t>
        </w:r>
      </w:ins>
      <w:ins w:id="175" w:author="Alexandre Júnior" w:date="2025-06-07T01:16:00Z">
        <w:r w:rsidR="00B84338">
          <w:rPr>
            <w:color w:val="000000" w:themeColor="text1"/>
          </w:rPr>
          <w:t>“</w:t>
        </w:r>
        <w:r w:rsidR="00B84338" w:rsidRPr="00B84338">
          <w:rPr>
            <w:color w:val="000000" w:themeColor="text1"/>
          </w:rPr>
          <w:t>embasar decisões políticas relacionadas à eletrificação do transporte</w:t>
        </w:r>
        <w:r w:rsidR="00B84338">
          <w:rPr>
            <w:color w:val="000000" w:themeColor="text1"/>
          </w:rPr>
          <w:t>”</w:t>
        </w:r>
      </w:ins>
      <w:ins w:id="176" w:author="Alexandre Júnior" w:date="2025-06-07T01:14:00Z">
        <w:r w:rsidR="00B84338">
          <w:rPr>
            <w:color w:val="000000" w:themeColor="text1"/>
          </w:rPr>
          <w:t xml:space="preserve"> </w:t>
        </w:r>
      </w:ins>
      <w:ins w:id="177" w:author="Danilo Alves" w:date="2025-06-05T12:29:00Z">
        <w:del w:id="178" w:author="Alexandre Júnior" w:date="2025-06-07T01:11:00Z">
          <w:r w:rsidR="0021180F" w:rsidDel="00EC09C8">
            <w:rPr>
              <w:color w:val="000000" w:themeColor="text1"/>
            </w:rPr>
            <w:delText xml:space="preserve"> </w:delText>
          </w:r>
        </w:del>
        <w:r w:rsidR="0021180F">
          <w:rPr>
            <w:color w:val="000000" w:themeColor="text1"/>
          </w:rPr>
          <w:t>[</w:t>
        </w:r>
        <w:del w:id="179" w:author="Alexandre Júnior" w:date="2025-06-06T22:23:00Z">
          <w:r w:rsidR="0021180F" w:rsidDel="00695650">
            <w:rPr>
              <w:color w:val="000000" w:themeColor="text1"/>
            </w:rPr>
            <w:delText>ADICIONAR REFERENCIA</w:delText>
          </w:r>
        </w:del>
      </w:ins>
      <w:ins w:id="180" w:author="Alexandre Júnior" w:date="2025-06-06T22:23:00Z">
        <w:r w:rsidR="00695650">
          <w:rPr>
            <w:color w:val="000000" w:themeColor="text1"/>
          </w:rPr>
          <w:t>10</w:t>
        </w:r>
      </w:ins>
      <w:ins w:id="181" w:author="Danilo Alves" w:date="2025-06-05T12:29:00Z">
        <w:r w:rsidR="0021180F">
          <w:rPr>
            <w:color w:val="000000" w:themeColor="text1"/>
          </w:rPr>
          <w:t>]</w:t>
        </w:r>
      </w:ins>
      <w:r w:rsidRPr="00094079">
        <w:rPr>
          <w:color w:val="000000" w:themeColor="text1"/>
        </w:rPr>
        <w:t>.</w:t>
      </w:r>
    </w:p>
    <w:p w14:paraId="1C8B2D55" w14:textId="77777777" w:rsidR="00883C45" w:rsidRDefault="00883C45">
      <w:pPr>
        <w:rPr>
          <w:ins w:id="182" w:author="Danilo Alves" w:date="2025-06-05T15:17:00Z"/>
          <w:rFonts w:eastAsiaTheme="majorEastAsia"/>
          <w:b/>
          <w:bCs/>
          <w:sz w:val="28"/>
          <w:szCs w:val="28"/>
        </w:rPr>
      </w:pPr>
      <w:ins w:id="183" w:author="Danilo Alves" w:date="2025-06-05T15:17:00Z">
        <w:r>
          <w:br w:type="page"/>
        </w:r>
      </w:ins>
    </w:p>
    <w:p w14:paraId="10893164" w14:textId="37B7AD96" w:rsidR="00D84899" w:rsidRDefault="00232679" w:rsidP="00D84899">
      <w:pPr>
        <w:pStyle w:val="Ttulo1"/>
        <w:numPr>
          <w:ilvl w:val="0"/>
          <w:numId w:val="1"/>
        </w:numPr>
      </w:pPr>
      <w:bookmarkStart w:id="184" w:name="_Toc200029177"/>
      <w:r w:rsidRPr="00232679">
        <w:lastRenderedPageBreak/>
        <w:t>Objetivos</w:t>
      </w:r>
      <w:bookmarkEnd w:id="184"/>
    </w:p>
    <w:p w14:paraId="2E9592A7" w14:textId="77777777" w:rsidR="005B1D8D" w:rsidRDefault="005B1D8D" w:rsidP="00D84899">
      <w:pPr>
        <w:pStyle w:val="SemEspaamento"/>
      </w:pPr>
    </w:p>
    <w:p w14:paraId="766A5E3D" w14:textId="0E09BF99" w:rsidR="00D84899" w:rsidDel="00894BD9" w:rsidRDefault="00D67940" w:rsidP="00D84899">
      <w:pPr>
        <w:pStyle w:val="SemEspaamento"/>
        <w:rPr>
          <w:del w:id="185" w:author="Danilo Alves" w:date="2025-06-05T12:35:00Z"/>
        </w:rPr>
      </w:pPr>
      <w:r>
        <w:t xml:space="preserve">Este trabalho tem como objetivo </w:t>
      </w:r>
      <w:ins w:id="186" w:author="Danilo Alves" w:date="2025-06-05T12:30:00Z">
        <w:r w:rsidR="0021180F">
          <w:t>integrar recursos de hardware e software n</w:t>
        </w:r>
      </w:ins>
      <w:del w:id="187" w:author="Danilo Alves" w:date="2025-06-05T12:30:00Z">
        <w:r w:rsidDel="0021180F">
          <w:delText>d</w:delText>
        </w:r>
        <w:r w:rsidR="00D84899" w:rsidRPr="00D84899" w:rsidDel="0021180F">
          <w:delText xml:space="preserve">esenvolver algoritmos de controle e navegação para </w:delText>
        </w:r>
      </w:del>
      <w:r w:rsidR="00D84899">
        <w:t>a plataforma VIDA</w:t>
      </w:r>
      <w:ins w:id="188" w:author="Danilo Alves" w:date="2025-06-05T12:30:00Z">
        <w:r w:rsidR="0021180F">
          <w:t xml:space="preserve"> para a estimação do </w:t>
        </w:r>
      </w:ins>
      <w:ins w:id="189" w:author="Danilo Alves" w:date="2025-06-05T12:32:00Z">
        <w:r w:rsidR="00894BD9">
          <w:t xml:space="preserve">seu </w:t>
        </w:r>
      </w:ins>
      <w:ins w:id="190" w:author="Danilo Alves" w:date="2025-06-05T12:30:00Z">
        <w:r w:rsidR="0021180F">
          <w:t>consumo energético</w:t>
        </w:r>
      </w:ins>
      <w:del w:id="191" w:author="Danilo Alves" w:date="2025-06-05T12:32:00Z">
        <w:r w:rsidR="00D84899" w:rsidRPr="00D84899" w:rsidDel="00894BD9">
          <w:delText xml:space="preserve">, com foco na execução de rotas baseadas </w:delText>
        </w:r>
        <w:r w:rsidR="00385BAB" w:rsidDel="00894BD9">
          <w:delText xml:space="preserve">na localização </w:delText>
        </w:r>
        <w:r w:rsidDel="00894BD9">
          <w:delText>por</w:delText>
        </w:r>
        <w:r w:rsidR="00D84899" w:rsidRPr="00D84899" w:rsidDel="00894BD9">
          <w:delText xml:space="preserve"> GPS e </w:delText>
        </w:r>
        <w:r w:rsidDel="00894BD9">
          <w:delText xml:space="preserve">realizar o </w:delText>
        </w:r>
        <w:r w:rsidR="00D84899" w:rsidRPr="00D84899" w:rsidDel="00894BD9">
          <w:delText>desvio de obstáculos</w:delText>
        </w:r>
        <w:r w:rsidDel="00894BD9">
          <w:delText xml:space="preserve"> em tempo real ao longo do percurso</w:delText>
        </w:r>
      </w:del>
      <w:ins w:id="192" w:author="Danilo Alves" w:date="2025-06-05T12:32:00Z">
        <w:r w:rsidR="00894BD9">
          <w:t xml:space="preserve"> em operação</w:t>
        </w:r>
      </w:ins>
      <w:r w:rsidR="00D84899" w:rsidRPr="00D84899">
        <w:t>.</w:t>
      </w:r>
      <w:ins w:id="193" w:author="Danilo Alves" w:date="2025-06-05T12:32:00Z">
        <w:r w:rsidR="00894BD9">
          <w:t xml:space="preserve"> Para tanto, os seguintes objetivos específicos foram definidos</w:t>
        </w:r>
      </w:ins>
      <w:ins w:id="194" w:author="Danilo Alves" w:date="2025-06-05T12:33:00Z">
        <w:r w:rsidR="00894BD9">
          <w:t>:</w:t>
        </w:r>
      </w:ins>
    </w:p>
    <w:p w14:paraId="0E780790" w14:textId="77777777" w:rsidR="00385BAB" w:rsidRPr="00D84899" w:rsidRDefault="00385BAB">
      <w:pPr>
        <w:pStyle w:val="SemEspaamento"/>
      </w:pPr>
    </w:p>
    <w:p w14:paraId="48543DCE" w14:textId="0938F204" w:rsidR="00D67940" w:rsidDel="00894BD9" w:rsidRDefault="00D67940" w:rsidP="000F604F">
      <w:pPr>
        <w:pStyle w:val="PargrafodaLista"/>
        <w:numPr>
          <w:ilvl w:val="0"/>
          <w:numId w:val="6"/>
        </w:numPr>
        <w:spacing w:after="0" w:line="360" w:lineRule="auto"/>
        <w:jc w:val="both"/>
        <w:rPr>
          <w:del w:id="195" w:author="Danilo Alves" w:date="2025-06-05T12:33:00Z"/>
        </w:rPr>
      </w:pPr>
      <w:del w:id="196" w:author="Danilo Alves" w:date="2025-06-05T12:33:00Z">
        <w:r w:rsidRPr="00D67940" w:rsidDel="00894BD9">
          <w:delText xml:space="preserve">Implementar uma interface gráfica para a definição de rotas em mapas digitais, </w:delText>
        </w:r>
        <w:r w:rsidDel="00894BD9">
          <w:delText>possibilitando</w:delText>
        </w:r>
        <w:r w:rsidRPr="00D67940" w:rsidDel="00894BD9">
          <w:delText xml:space="preserve"> a configuração e visualização das trajetórias.</w:delText>
        </w:r>
      </w:del>
    </w:p>
    <w:p w14:paraId="032C7694" w14:textId="405F269B" w:rsidR="00D67940" w:rsidDel="00894BD9" w:rsidRDefault="00D67940" w:rsidP="000F604F">
      <w:pPr>
        <w:pStyle w:val="PargrafodaLista"/>
        <w:numPr>
          <w:ilvl w:val="0"/>
          <w:numId w:val="6"/>
        </w:numPr>
        <w:spacing w:after="0" w:line="360" w:lineRule="auto"/>
        <w:jc w:val="both"/>
        <w:rPr>
          <w:del w:id="197" w:author="Danilo Alves" w:date="2025-06-05T12:33:00Z"/>
        </w:rPr>
      </w:pPr>
      <w:del w:id="198" w:author="Danilo Alves" w:date="2025-06-05T12:33:00Z">
        <w:r w:rsidDel="00894BD9">
          <w:delText>Instalar e integrar sensores de localização e detecção de obstáculos.</w:delText>
        </w:r>
      </w:del>
    </w:p>
    <w:p w14:paraId="5CAE2983" w14:textId="74928CDD" w:rsidR="00385BAB" w:rsidDel="00894BD9" w:rsidRDefault="00385BAB" w:rsidP="000F604F">
      <w:pPr>
        <w:pStyle w:val="PargrafodaLista"/>
        <w:numPr>
          <w:ilvl w:val="0"/>
          <w:numId w:val="6"/>
        </w:numPr>
        <w:spacing w:after="0" w:line="360" w:lineRule="auto"/>
        <w:jc w:val="both"/>
        <w:rPr>
          <w:del w:id="199" w:author="Danilo Alves" w:date="2025-06-05T12:33:00Z"/>
        </w:rPr>
      </w:pPr>
      <w:del w:id="200" w:author="Danilo Alves" w:date="2025-06-05T12:33:00Z">
        <w:r w:rsidDel="00894BD9">
          <w:delText>Desenvolver algoritmos de controle que ajustam a direção e velocidade do veículo para seguir o caminho definido.</w:delText>
        </w:r>
      </w:del>
    </w:p>
    <w:p w14:paraId="484F625B" w14:textId="5F90F43F" w:rsidR="00EC7956" w:rsidRDefault="00D67940" w:rsidP="00EC7956">
      <w:pPr>
        <w:pStyle w:val="PargrafodaLista"/>
        <w:numPr>
          <w:ilvl w:val="0"/>
          <w:numId w:val="6"/>
        </w:numPr>
        <w:spacing w:after="0" w:line="360" w:lineRule="auto"/>
        <w:jc w:val="both"/>
      </w:pPr>
      <w:del w:id="201" w:author="Danilo Alves" w:date="2025-06-05T12:33:00Z">
        <w:r w:rsidRPr="00D67940" w:rsidDel="00894BD9">
          <w:delText>Implementar algoritmos para detecção e desvio automático de obstáculos encontrados ao longo da trajetória.</w:delText>
        </w:r>
      </w:del>
      <w:r w:rsidR="00EC7956">
        <w:t xml:space="preserve">Instrumentar o veículo com sensores para </w:t>
      </w:r>
      <w:ins w:id="202" w:author="Danilo Alves" w:date="2025-06-05T12:33:00Z">
        <w:r w:rsidR="00894BD9">
          <w:t xml:space="preserve">o </w:t>
        </w:r>
      </w:ins>
      <w:r w:rsidR="00EC7956">
        <w:t>monitoramento em tempo real da corrente, tensão e temperatura da bateria</w:t>
      </w:r>
      <w:ins w:id="203" w:author="Danilo Alves" w:date="2025-06-05T12:34:00Z">
        <w:r w:rsidR="00894BD9">
          <w:t>;</w:t>
        </w:r>
      </w:ins>
      <w:del w:id="204" w:author="Danilo Alves" w:date="2025-06-05T12:34:00Z">
        <w:r w:rsidR="00EC7956" w:rsidDel="00894BD9">
          <w:delText>.</w:delText>
        </w:r>
      </w:del>
    </w:p>
    <w:p w14:paraId="287D189F" w14:textId="56F70BB9" w:rsidR="00EC7956" w:rsidRDefault="00EC7956" w:rsidP="00EC7956">
      <w:pPr>
        <w:pStyle w:val="PargrafodaLista"/>
        <w:numPr>
          <w:ilvl w:val="0"/>
          <w:numId w:val="6"/>
        </w:numPr>
        <w:spacing w:after="0" w:line="360" w:lineRule="auto"/>
        <w:jc w:val="both"/>
      </w:pPr>
      <w:r>
        <w:t>Desenvolver e implementar um sistema de estimativa do consumo energético em tempo real, baseado em dados dos sensores embarcados e modelos matemáticos</w:t>
      </w:r>
      <w:ins w:id="205" w:author="Danilo Alves" w:date="2025-06-05T12:34:00Z">
        <w:r w:rsidR="00894BD9">
          <w:t>;</w:t>
        </w:r>
      </w:ins>
      <w:del w:id="206" w:author="Danilo Alves" w:date="2025-06-05T12:34:00Z">
        <w:r w:rsidDel="00894BD9">
          <w:delText>.</w:delText>
        </w:r>
      </w:del>
    </w:p>
    <w:p w14:paraId="5F2D6299" w14:textId="28FE8BB1" w:rsidR="00894BD9" w:rsidRDefault="00EC7956" w:rsidP="00094079">
      <w:pPr>
        <w:pStyle w:val="PargrafodaLista"/>
        <w:numPr>
          <w:ilvl w:val="0"/>
          <w:numId w:val="6"/>
        </w:numPr>
        <w:spacing w:after="0" w:line="360" w:lineRule="auto"/>
        <w:jc w:val="both"/>
        <w:rPr>
          <w:ins w:id="207" w:author="Danilo Alves" w:date="2025-06-05T12:34:00Z"/>
        </w:rPr>
      </w:pPr>
      <w:r>
        <w:t>Avaliar a relação entre as características da rota (tipo de via, aceleração média</w:t>
      </w:r>
      <w:ins w:id="208" w:author="Alexandre Júnior" w:date="2025-10-31T18:50:00Z" w16du:dateUtc="2025-10-31T21:50:00Z">
        <w:r w:rsidR="000C6A83" w:rsidRPr="000C6A83">
          <w:rPr>
            <w:highlight w:val="cyan"/>
            <w:rPrChange w:id="209" w:author="Alexandre Júnior" w:date="2025-10-31T18:50:00Z" w16du:dateUtc="2025-10-31T21:50:00Z">
              <w:rPr/>
            </w:rPrChange>
          </w:rPr>
          <w:t>, terreno</w:t>
        </w:r>
      </w:ins>
      <w:r>
        <w:t>) e a demanda energética, com base nas medições realizadas</w:t>
      </w:r>
      <w:ins w:id="210" w:author="Danilo Alves" w:date="2025-06-05T12:34:00Z">
        <w:r w:rsidR="00894BD9">
          <w:t>;</w:t>
        </w:r>
      </w:ins>
    </w:p>
    <w:p w14:paraId="22FF692E" w14:textId="4EC1AE00" w:rsidR="00094079" w:rsidRDefault="00894BD9" w:rsidP="00094079">
      <w:pPr>
        <w:pStyle w:val="PargrafodaLista"/>
        <w:numPr>
          <w:ilvl w:val="0"/>
          <w:numId w:val="6"/>
        </w:numPr>
        <w:spacing w:after="0" w:line="360" w:lineRule="auto"/>
        <w:jc w:val="both"/>
      </w:pPr>
      <w:ins w:id="211" w:author="Danilo Alves" w:date="2025-06-05T12:34:00Z">
        <w:r>
          <w:t>Contribuir com as demais pesquisas em andamento no LMT e r</w:t>
        </w:r>
        <w:r w:rsidRPr="00D67940">
          <w:t xml:space="preserve">edigir </w:t>
        </w:r>
        <w:r w:rsidRPr="00385BAB">
          <w:t>um artigo científico documentando os resultados e as contribuições do projeto.</w:t>
        </w:r>
      </w:ins>
      <w:del w:id="212" w:author="Danilo Alves" w:date="2025-06-05T12:34:00Z">
        <w:r w:rsidR="00EC7956" w:rsidDel="00894BD9">
          <w:delText>.</w:delText>
        </w:r>
      </w:del>
    </w:p>
    <w:p w14:paraId="69031E8B" w14:textId="77777777" w:rsidR="00883C45" w:rsidRDefault="00883C45">
      <w:pPr>
        <w:rPr>
          <w:ins w:id="213" w:author="Danilo Alves" w:date="2025-06-05T15:17:00Z"/>
          <w:rFonts w:eastAsiaTheme="majorEastAsia"/>
          <w:b/>
          <w:bCs/>
          <w:sz w:val="28"/>
          <w:szCs w:val="28"/>
        </w:rPr>
      </w:pPr>
      <w:ins w:id="214" w:author="Danilo Alves" w:date="2025-06-05T15:17:00Z">
        <w:r>
          <w:br w:type="page"/>
        </w:r>
      </w:ins>
    </w:p>
    <w:p w14:paraId="3EE4AA5A" w14:textId="3744E49D" w:rsidR="00232679" w:rsidRDefault="00D67940" w:rsidP="00D67940">
      <w:pPr>
        <w:pStyle w:val="Ttulo1"/>
        <w:numPr>
          <w:ilvl w:val="0"/>
          <w:numId w:val="1"/>
        </w:numPr>
      </w:pPr>
      <w:del w:id="215" w:author="Danilo Alves" w:date="2025-06-05T12:34:00Z">
        <w:r w:rsidRPr="00D67940" w:rsidDel="00894BD9">
          <w:lastRenderedPageBreak/>
          <w:delText xml:space="preserve">Redigir </w:delText>
        </w:r>
        <w:r w:rsidR="00385BAB" w:rsidRPr="00385BAB" w:rsidDel="00894BD9">
          <w:delText>um artigo científico documentando os resultados e as contribuições do projeto.</w:delText>
        </w:r>
      </w:del>
      <w:bookmarkStart w:id="216" w:name="_Toc200029178"/>
      <w:r w:rsidR="00232679" w:rsidRPr="00232679">
        <w:t>Metodologia</w:t>
      </w:r>
      <w:bookmarkEnd w:id="216"/>
    </w:p>
    <w:p w14:paraId="60D1EDED" w14:textId="77777777" w:rsidR="005B1D8D" w:rsidRPr="00AE398E" w:rsidRDefault="005B1D8D" w:rsidP="00F206A2">
      <w:pPr>
        <w:pStyle w:val="SemEspaamento"/>
      </w:pPr>
    </w:p>
    <w:p w14:paraId="43ADF329" w14:textId="1BC24B0F" w:rsidR="00333D54" w:rsidDel="008A54E8" w:rsidRDefault="008A54E8">
      <w:pPr>
        <w:pStyle w:val="Ttulo2"/>
        <w:rPr>
          <w:del w:id="217" w:author="Danilo Alves" w:date="2025-06-05T12:41:00Z"/>
        </w:rPr>
      </w:pPr>
      <w:bookmarkStart w:id="218" w:name="_Toc182214672"/>
      <w:ins w:id="219" w:author="Danilo Alves" w:date="2025-06-05T12:41:00Z">
        <w:r>
          <w:t xml:space="preserve"> </w:t>
        </w:r>
      </w:ins>
      <w:del w:id="220" w:author="Danilo Alves" w:date="2025-06-05T12:41:00Z">
        <w:r w:rsidR="00333D54" w:rsidDel="008A54E8">
          <w:delText>Configuração da plataforma VIDA</w:delText>
        </w:r>
        <w:bookmarkStart w:id="221" w:name="_Toc200029179"/>
        <w:bookmarkEnd w:id="218"/>
        <w:bookmarkEnd w:id="221"/>
      </w:del>
    </w:p>
    <w:p w14:paraId="22F289AB" w14:textId="4E5B203F" w:rsidR="00A0175C" w:rsidRPr="00AE398E" w:rsidDel="008A54E8" w:rsidRDefault="00A0175C">
      <w:pPr>
        <w:pStyle w:val="Ttulo2"/>
        <w:rPr>
          <w:del w:id="222" w:author="Danilo Alves" w:date="2025-06-05T12:41:00Z"/>
        </w:rPr>
        <w:pPrChange w:id="223" w:author="Danilo Alves" w:date="2025-06-05T12:41:00Z">
          <w:pPr/>
        </w:pPrChange>
      </w:pPr>
      <w:bookmarkStart w:id="224" w:name="_Toc200029180"/>
      <w:bookmarkEnd w:id="224"/>
    </w:p>
    <w:p w14:paraId="3996B520" w14:textId="159F5E98" w:rsidR="00333D54" w:rsidDel="008A54E8" w:rsidRDefault="00333D54">
      <w:pPr>
        <w:pStyle w:val="Ttulo2"/>
        <w:rPr>
          <w:del w:id="225" w:author="Danilo Alves" w:date="2025-06-05T12:41:00Z"/>
        </w:rPr>
        <w:pPrChange w:id="226" w:author="Danilo Alves" w:date="2025-06-05T12:41:00Z">
          <w:pPr>
            <w:pStyle w:val="SemEspaamento"/>
          </w:pPr>
        </w:pPrChange>
      </w:pPr>
      <w:del w:id="227" w:author="Danilo Alves" w:date="2025-06-05T12:41:00Z">
        <w:r w:rsidDel="008A54E8">
          <w:delText xml:space="preserve">Para o início desta pesquisa, </w:delText>
        </w:r>
        <w:r w:rsidR="005B1D8D" w:rsidDel="008A54E8">
          <w:delText xml:space="preserve">é </w:delText>
        </w:r>
        <w:r w:rsidDel="008A54E8">
          <w:delText xml:space="preserve">necessário preparar a plataforma VIDA, realizando a instalação de sensores essências para a navegação e controle. </w:delText>
        </w:r>
        <w:r w:rsidRPr="00581BB1" w:rsidDel="008A54E8">
          <w:delText xml:space="preserve">Esses sensores incluem </w:delText>
        </w:r>
        <w:r w:rsidDel="008A54E8">
          <w:delText>um</w:delText>
        </w:r>
        <w:r w:rsidRPr="00581BB1" w:rsidDel="008A54E8">
          <w:delText xml:space="preserve"> módulo GPS para localização e um sensor LiDAR para detecção de obstáculos.</w:delText>
        </w:r>
        <w:bookmarkStart w:id="228" w:name="_Toc200029181"/>
        <w:bookmarkEnd w:id="228"/>
      </w:del>
    </w:p>
    <w:p w14:paraId="65AF6D95" w14:textId="32AFB22E" w:rsidR="00333D54" w:rsidDel="008A54E8" w:rsidRDefault="00333D54">
      <w:pPr>
        <w:pStyle w:val="Ttulo2"/>
        <w:rPr>
          <w:del w:id="229" w:author="Danilo Alves" w:date="2025-06-05T12:41:00Z"/>
        </w:rPr>
        <w:pPrChange w:id="230" w:author="Danilo Alves" w:date="2025-06-05T12:41:00Z">
          <w:pPr>
            <w:pStyle w:val="SemEspaamento"/>
          </w:pPr>
        </w:pPrChange>
      </w:pPr>
      <w:del w:id="231" w:author="Danilo Alves" w:date="2025-06-05T12:41:00Z">
        <w:r w:rsidRPr="00581BB1" w:rsidDel="008A54E8">
          <w:delText xml:space="preserve">O módulo GPS </w:delText>
        </w:r>
        <w:r w:rsidR="005B1D8D" w:rsidDel="008A54E8">
          <w:delText>é</w:delText>
        </w:r>
        <w:r w:rsidR="005B1D8D" w:rsidRPr="00581BB1" w:rsidDel="008A54E8">
          <w:delText xml:space="preserve"> </w:delText>
        </w:r>
        <w:r w:rsidRPr="00581BB1" w:rsidDel="008A54E8">
          <w:delText>responsável por fornecer informações de localização geográfica em tempo real, fundamentais para a navegação autônoma d</w:delText>
        </w:r>
        <w:r w:rsidDel="008A54E8">
          <w:delText>o veículo</w:delText>
        </w:r>
        <w:r w:rsidRPr="00581BB1" w:rsidDel="008A54E8">
          <w:delText>. Esse sensor utiliza sinais de satélite para determinar coordenadas de latitude e longitude, que serv</w:delText>
        </w:r>
        <w:r w:rsidR="00A0175C" w:rsidDel="008A54E8">
          <w:delText>em</w:delText>
        </w:r>
        <w:r w:rsidRPr="00581BB1" w:rsidDel="008A54E8">
          <w:delText xml:space="preserve"> de base para o sistema de controle de trajetória do veículo. A escolha do módulo GPS deve considerar a</w:delText>
        </w:r>
        <w:r w:rsidDel="008A54E8">
          <w:delText xml:space="preserve"> precisão necessária para navegação de forma segura.</w:delText>
        </w:r>
        <w:r w:rsidR="00A0175C" w:rsidDel="008A54E8">
          <w:delText xml:space="preserve"> A Figura 2 ilustra um exemplo de módulo GPS.</w:delText>
        </w:r>
        <w:bookmarkStart w:id="232" w:name="_Toc200029182"/>
        <w:bookmarkEnd w:id="232"/>
      </w:del>
    </w:p>
    <w:p w14:paraId="327058CD" w14:textId="0925A487" w:rsidR="00333D54" w:rsidDel="008A54E8" w:rsidRDefault="00333D54">
      <w:pPr>
        <w:pStyle w:val="Ttulo2"/>
        <w:rPr>
          <w:del w:id="233" w:author="Danilo Alves" w:date="2025-06-05T12:41:00Z"/>
        </w:rPr>
        <w:pPrChange w:id="234" w:author="Danilo Alves" w:date="2025-06-05T12:41:00Z">
          <w:pPr>
            <w:pStyle w:val="SemEspaamento"/>
          </w:pPr>
        </w:pPrChange>
      </w:pPr>
      <w:del w:id="235" w:author="Danilo Alves" w:date="2025-06-05T12:41:00Z">
        <w:r w:rsidRPr="00A97A51" w:rsidDel="008A54E8">
          <w:delText xml:space="preserve">Já o sensor </w:delText>
        </w:r>
        <w:r w:rsidDel="008A54E8">
          <w:delText>L</w:delText>
        </w:r>
        <w:r w:rsidRPr="00A97A51" w:rsidDel="008A54E8">
          <w:delText>i</w:delText>
        </w:r>
        <w:r w:rsidDel="008A54E8">
          <w:delText>DAR</w:delText>
        </w:r>
        <w:r w:rsidRPr="00A97A51" w:rsidDel="008A54E8">
          <w:delText xml:space="preserve"> (</w:delText>
        </w:r>
        <w:r w:rsidRPr="00A97A51" w:rsidDel="008A54E8">
          <w:rPr>
            <w:i/>
            <w:iCs/>
          </w:rPr>
          <w:delText>Light Detection and Ranging</w:delText>
        </w:r>
        <w:r w:rsidRPr="00A97A51" w:rsidDel="008A54E8">
          <w:delText xml:space="preserve">) é um componente </w:delText>
        </w:r>
        <w:r w:rsidDel="008A54E8">
          <w:delText>utilizado</w:delText>
        </w:r>
        <w:r w:rsidRPr="00A97A51" w:rsidDel="008A54E8">
          <w:delText xml:space="preserve"> para a detecção </w:delText>
        </w:r>
        <w:r w:rsidDel="008A54E8">
          <w:delText>de objetos</w:delText>
        </w:r>
        <w:r w:rsidR="00A0175C" w:rsidDel="008A54E8">
          <w:delText xml:space="preserve"> (Figura 3)</w:delText>
        </w:r>
        <w:r w:rsidRPr="00A97A51" w:rsidDel="008A54E8">
          <w:delText>. Esse sensor utiliza um feixe de laser para mapear o ambiente ao redor do veículo, gerando uma nuvem de pontos que representam os objetos próximos.</w:delText>
        </w:r>
        <w:r w:rsidDel="008A54E8">
          <w:delText xml:space="preserve"> </w:delText>
        </w:r>
        <w:r w:rsidRPr="00A97A51" w:rsidDel="008A54E8">
          <w:delText>Com essas informações, o algoritmo de controle pode identificar obstáculos, calcular distâncias e até mesmo ajustar a velocidade e a direção do veículo para evitar colisões.</w:delText>
        </w:r>
        <w:bookmarkStart w:id="236" w:name="_Toc200029183"/>
        <w:bookmarkEnd w:id="236"/>
      </w:del>
    </w:p>
    <w:p w14:paraId="2714371A" w14:textId="04257197" w:rsidR="00333D54" w:rsidDel="008A54E8" w:rsidRDefault="00333D54">
      <w:pPr>
        <w:pStyle w:val="Ttulo2"/>
        <w:rPr>
          <w:del w:id="237" w:author="Danilo Alves" w:date="2025-06-05T12:41:00Z"/>
        </w:rPr>
        <w:pPrChange w:id="238" w:author="Danilo Alves" w:date="2025-06-05T12:41:00Z">
          <w:pPr>
            <w:pStyle w:val="SemEspaamento"/>
            <w:ind w:firstLine="0"/>
          </w:pPr>
        </w:pPrChange>
      </w:pPr>
      <w:bookmarkStart w:id="239" w:name="_Toc200029184"/>
      <w:bookmarkEnd w:id="239"/>
    </w:p>
    <w:p w14:paraId="532AAEA3" w14:textId="2B835738" w:rsidR="00333D54" w:rsidDel="008A54E8" w:rsidRDefault="00333D54">
      <w:pPr>
        <w:pStyle w:val="Ttulo2"/>
        <w:rPr>
          <w:del w:id="240" w:author="Danilo Alves" w:date="2025-06-05T12:41:00Z"/>
          <w:b w:val="0"/>
          <w:bCs w:val="0"/>
        </w:rPr>
        <w:sectPr w:rsidR="00333D54" w:rsidDel="008A54E8" w:rsidSect="006522EC">
          <w:footerReference w:type="default" r:id="rId10"/>
          <w:pgSz w:w="11906" w:h="16838"/>
          <w:pgMar w:top="1418" w:right="1701" w:bottom="1418" w:left="1701" w:header="709" w:footer="709" w:gutter="0"/>
          <w:pgNumType w:start="1"/>
          <w:cols w:space="708"/>
          <w:docGrid w:linePitch="360"/>
        </w:sectPr>
        <w:pPrChange w:id="241" w:author="Danilo Alves" w:date="2025-06-05T12:41:00Z">
          <w:pPr>
            <w:pStyle w:val="SemEspaamento"/>
            <w:keepNext/>
            <w:ind w:firstLine="0"/>
            <w:jc w:val="center"/>
          </w:pPr>
        </w:pPrChange>
      </w:pPr>
    </w:p>
    <w:p w14:paraId="15D71472" w14:textId="4B993EE3" w:rsidR="00333D54" w:rsidDel="008A54E8" w:rsidRDefault="00333D54">
      <w:pPr>
        <w:pStyle w:val="Ttulo2"/>
        <w:rPr>
          <w:del w:id="242" w:author="Danilo Alves" w:date="2025-06-05T12:41:00Z"/>
        </w:rPr>
        <w:pPrChange w:id="243" w:author="Danilo Alves" w:date="2025-06-05T12:41:00Z">
          <w:pPr>
            <w:pStyle w:val="SemEspaamento"/>
            <w:keepNext/>
            <w:ind w:firstLine="0"/>
            <w:jc w:val="center"/>
          </w:pPr>
        </w:pPrChange>
      </w:pPr>
      <w:del w:id="244" w:author="Danilo Alves" w:date="2025-06-05T12:41:00Z">
        <w:r w:rsidDel="008A54E8">
          <w:rPr>
            <w:b w:val="0"/>
            <w:bCs w:val="0"/>
            <w:noProof/>
            <w:lang w:eastAsia="pt-BR"/>
          </w:rPr>
          <w:drawing>
            <wp:inline distT="0" distB="0" distL="0" distR="0" wp14:anchorId="2F29D12C" wp14:editId="724A4F4F">
              <wp:extent cx="2169131" cy="2160000"/>
              <wp:effectExtent l="0" t="0" r="3175" b="0"/>
              <wp:docPr id="2" name="Imagem 2" descr="Modulo GPS GY-NEO-M8N-0-10 para Arduino + Ant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ulo GPS GY-NEO-M8N-0-10 para Arduino + Antena"/>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150" t="-9905" r="4543" b="-10570"/>
                      <a:stretch/>
                    </pic:blipFill>
                    <pic:spPr bwMode="auto">
                      <a:xfrm>
                        <a:off x="0" y="0"/>
                        <a:ext cx="2169131" cy="2160000"/>
                      </a:xfrm>
                      <a:prstGeom prst="rect">
                        <a:avLst/>
                      </a:prstGeom>
                      <a:noFill/>
                      <a:ln>
                        <a:noFill/>
                      </a:ln>
                      <a:extLst>
                        <a:ext uri="{53640926-AAD7-44D8-BBD7-CCE9431645EC}">
                          <a14:shadowObscured xmlns:a14="http://schemas.microsoft.com/office/drawing/2010/main"/>
                        </a:ext>
                      </a:extLst>
                    </pic:spPr>
                  </pic:pic>
                </a:graphicData>
              </a:graphic>
            </wp:inline>
          </w:drawing>
        </w:r>
        <w:bookmarkStart w:id="245" w:name="_Toc200029185"/>
        <w:bookmarkEnd w:id="245"/>
      </w:del>
    </w:p>
    <w:p w14:paraId="48F8F970" w14:textId="38D1F5EB" w:rsidR="00333D54" w:rsidDel="008A54E8" w:rsidRDefault="00333D54">
      <w:pPr>
        <w:pStyle w:val="Ttulo2"/>
        <w:rPr>
          <w:del w:id="246" w:author="Danilo Alves" w:date="2025-06-05T12:41:00Z"/>
        </w:rPr>
        <w:pPrChange w:id="247" w:author="Danilo Alves" w:date="2025-06-05T12:41:00Z">
          <w:pPr>
            <w:pStyle w:val="Legenda"/>
            <w:jc w:val="center"/>
          </w:pPr>
        </w:pPrChange>
      </w:pPr>
      <w:del w:id="248" w:author="Danilo Alves" w:date="2025-06-05T12:41:00Z">
        <w:r w:rsidDel="008A54E8">
          <w:delText xml:space="preserve">Figura </w:delText>
        </w:r>
        <w:r w:rsidR="003543B2" w:rsidDel="008A54E8">
          <w:rPr>
            <w:b w:val="0"/>
            <w:bCs w:val="0"/>
          </w:rPr>
          <w:fldChar w:fldCharType="begin"/>
        </w:r>
        <w:r w:rsidR="003543B2" w:rsidDel="008A54E8">
          <w:delInstrText xml:space="preserve"> SEQ Figura \* ARABIC </w:delInstrText>
        </w:r>
        <w:r w:rsidR="003543B2" w:rsidDel="008A54E8">
          <w:rPr>
            <w:b w:val="0"/>
            <w:bCs w:val="0"/>
          </w:rPr>
          <w:fldChar w:fldCharType="separate"/>
        </w:r>
        <w:r w:rsidR="008F0794" w:rsidDel="008A54E8">
          <w:rPr>
            <w:noProof/>
          </w:rPr>
          <w:delText>2</w:delText>
        </w:r>
        <w:r w:rsidR="003543B2" w:rsidDel="008A54E8">
          <w:rPr>
            <w:b w:val="0"/>
            <w:bCs w:val="0"/>
            <w:noProof/>
          </w:rPr>
          <w:fldChar w:fldCharType="end"/>
        </w:r>
        <w:r w:rsidDel="008A54E8">
          <w:delText xml:space="preserve">: </w:delText>
        </w:r>
        <w:r w:rsidR="00A0175C" w:rsidDel="008A54E8">
          <w:delText>Exemplo de m</w:delText>
        </w:r>
        <w:r w:rsidDel="008A54E8">
          <w:delText>ódulo GPS</w:delText>
        </w:r>
        <w:r w:rsidR="00A0175C" w:rsidDel="008A54E8">
          <w:delText>.</w:delText>
        </w:r>
        <w:bookmarkStart w:id="249" w:name="_Toc200029186"/>
        <w:bookmarkEnd w:id="249"/>
      </w:del>
    </w:p>
    <w:p w14:paraId="43F24A18" w14:textId="0894AA3D" w:rsidR="00333D54" w:rsidDel="008A54E8" w:rsidRDefault="00333D54">
      <w:pPr>
        <w:pStyle w:val="Ttulo2"/>
        <w:rPr>
          <w:del w:id="250" w:author="Danilo Alves" w:date="2025-06-05T12:41:00Z"/>
        </w:rPr>
        <w:pPrChange w:id="251" w:author="Danilo Alves" w:date="2025-06-05T12:41:00Z">
          <w:pPr>
            <w:keepNext/>
            <w:jc w:val="center"/>
          </w:pPr>
        </w:pPrChange>
      </w:pPr>
      <w:del w:id="252" w:author="Danilo Alves" w:date="2025-06-05T12:41:00Z">
        <w:r w:rsidDel="008A54E8">
          <w:rPr>
            <w:b w:val="0"/>
            <w:bCs w:val="0"/>
            <w:noProof/>
            <w:lang w:eastAsia="pt-BR"/>
          </w:rPr>
          <w:drawing>
            <wp:inline distT="0" distB="0" distL="0" distR="0" wp14:anchorId="23193F90" wp14:editId="1AA8410B">
              <wp:extent cx="2160000" cy="2160000"/>
              <wp:effectExtent l="0" t="0" r="0" b="0"/>
              <wp:docPr id="4" name="Imagem 4" descr="UST-30LX - Sentek Solutions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T-30LX - Sentek Solutions Lt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bookmarkStart w:id="253" w:name="_Toc200029187"/>
        <w:bookmarkEnd w:id="253"/>
      </w:del>
    </w:p>
    <w:p w14:paraId="3ED317FA" w14:textId="5D4815BE" w:rsidR="00333D54" w:rsidRPr="00333D54" w:rsidDel="008A54E8" w:rsidRDefault="00333D54">
      <w:pPr>
        <w:pStyle w:val="Ttulo2"/>
        <w:rPr>
          <w:del w:id="254" w:author="Danilo Alves" w:date="2025-06-05T12:41:00Z"/>
        </w:rPr>
        <w:pPrChange w:id="255" w:author="Danilo Alves" w:date="2025-06-05T12:41:00Z">
          <w:pPr>
            <w:pStyle w:val="Legenda"/>
            <w:jc w:val="center"/>
          </w:pPr>
        </w:pPrChange>
      </w:pPr>
      <w:del w:id="256" w:author="Danilo Alves" w:date="2025-06-05T12:41:00Z">
        <w:r w:rsidDel="008A54E8">
          <w:delText xml:space="preserve">Figura </w:delText>
        </w:r>
        <w:r w:rsidR="003543B2" w:rsidDel="008A54E8">
          <w:rPr>
            <w:b w:val="0"/>
            <w:bCs w:val="0"/>
          </w:rPr>
          <w:fldChar w:fldCharType="begin"/>
        </w:r>
        <w:r w:rsidR="003543B2" w:rsidDel="008A54E8">
          <w:delInstrText xml:space="preserve"> SEQ Figura \* ARABIC </w:delInstrText>
        </w:r>
        <w:r w:rsidR="003543B2" w:rsidDel="008A54E8">
          <w:rPr>
            <w:b w:val="0"/>
            <w:bCs w:val="0"/>
          </w:rPr>
          <w:fldChar w:fldCharType="separate"/>
        </w:r>
        <w:r w:rsidR="008F0794" w:rsidDel="008A54E8">
          <w:rPr>
            <w:noProof/>
          </w:rPr>
          <w:delText>3</w:delText>
        </w:r>
        <w:r w:rsidR="003543B2" w:rsidDel="008A54E8">
          <w:rPr>
            <w:b w:val="0"/>
            <w:bCs w:val="0"/>
            <w:noProof/>
          </w:rPr>
          <w:fldChar w:fldCharType="end"/>
        </w:r>
        <w:r w:rsidDel="008A54E8">
          <w:delText>: Sensor LiDAR</w:delText>
        </w:r>
        <w:r w:rsidR="00A0175C" w:rsidDel="008A54E8">
          <w:delText xml:space="preserve"> Hokuyo disponível para o projeto.</w:delText>
        </w:r>
        <w:bookmarkStart w:id="257" w:name="_Toc200029188"/>
        <w:bookmarkEnd w:id="257"/>
      </w:del>
    </w:p>
    <w:p w14:paraId="50C7DA00" w14:textId="3176FEE1" w:rsidR="00F10ADC" w:rsidDel="008A54E8" w:rsidRDefault="00F10ADC">
      <w:pPr>
        <w:pStyle w:val="Ttulo2"/>
        <w:rPr>
          <w:del w:id="258" w:author="Danilo Alves" w:date="2025-06-05T12:41:00Z"/>
        </w:rPr>
        <w:sectPr w:rsidR="00F10ADC" w:rsidDel="008A54E8" w:rsidSect="00F10ADC">
          <w:type w:val="continuous"/>
          <w:pgSz w:w="11906" w:h="16838"/>
          <w:pgMar w:top="1418" w:right="1701" w:bottom="1418" w:left="1701" w:header="709" w:footer="709" w:gutter="0"/>
          <w:cols w:num="2" w:space="708"/>
          <w:docGrid w:linePitch="360"/>
        </w:sectPr>
        <w:pPrChange w:id="259" w:author="Danilo Alves" w:date="2025-06-05T12:41:00Z">
          <w:pPr>
            <w:pStyle w:val="Ttulo2"/>
            <w:numPr>
              <w:ilvl w:val="0"/>
              <w:numId w:val="0"/>
            </w:numPr>
            <w:ind w:left="360" w:firstLine="0"/>
          </w:pPr>
        </w:pPrChange>
      </w:pPr>
      <w:bookmarkStart w:id="260" w:name="_Toc182214673"/>
    </w:p>
    <w:p w14:paraId="6803348C" w14:textId="3D1CC3F2" w:rsidR="00333D54" w:rsidDel="008A54E8" w:rsidRDefault="00333D54">
      <w:pPr>
        <w:pStyle w:val="Ttulo2"/>
        <w:rPr>
          <w:del w:id="261" w:author="Danilo Alves" w:date="2025-06-05T12:41:00Z"/>
        </w:rPr>
        <w:pPrChange w:id="262" w:author="Danilo Alves" w:date="2025-06-05T12:41:00Z">
          <w:pPr>
            <w:pStyle w:val="Ttulo2"/>
            <w:numPr>
              <w:ilvl w:val="0"/>
              <w:numId w:val="0"/>
            </w:numPr>
            <w:ind w:left="360" w:firstLine="0"/>
          </w:pPr>
        </w:pPrChange>
      </w:pPr>
      <w:bookmarkStart w:id="263" w:name="_Toc200029189"/>
      <w:bookmarkEnd w:id="263"/>
    </w:p>
    <w:p w14:paraId="28B9B2CF" w14:textId="7BFDB4B8" w:rsidR="00333D54" w:rsidDel="008A54E8" w:rsidRDefault="00333D54">
      <w:pPr>
        <w:pStyle w:val="Ttulo2"/>
        <w:rPr>
          <w:del w:id="264" w:author="Danilo Alves" w:date="2025-06-05T12:41:00Z"/>
        </w:rPr>
      </w:pPr>
      <w:del w:id="265" w:author="Danilo Alves" w:date="2025-06-05T12:41:00Z">
        <w:r w:rsidDel="008A54E8">
          <w:delText>Desenvolvimento da interface para planejamento da rota</w:delText>
        </w:r>
        <w:bookmarkStart w:id="266" w:name="_Toc200029190"/>
        <w:bookmarkEnd w:id="260"/>
        <w:bookmarkEnd w:id="266"/>
      </w:del>
    </w:p>
    <w:p w14:paraId="1B9DA38C" w14:textId="0C428BFE" w:rsidR="00A0175C" w:rsidRPr="00AE398E" w:rsidDel="008A54E8" w:rsidRDefault="00A0175C">
      <w:pPr>
        <w:pStyle w:val="Ttulo2"/>
        <w:rPr>
          <w:del w:id="267" w:author="Danilo Alves" w:date="2025-06-05T12:41:00Z"/>
        </w:rPr>
        <w:pPrChange w:id="268" w:author="Danilo Alves" w:date="2025-06-05T12:41:00Z">
          <w:pPr/>
        </w:pPrChange>
      </w:pPr>
      <w:bookmarkStart w:id="269" w:name="_Toc200029191"/>
      <w:bookmarkEnd w:id="269"/>
    </w:p>
    <w:p w14:paraId="671B8BAD" w14:textId="49786BBF" w:rsidR="00333D54" w:rsidDel="008A54E8" w:rsidRDefault="00333D54">
      <w:pPr>
        <w:pStyle w:val="Ttulo2"/>
        <w:rPr>
          <w:del w:id="270" w:author="Danilo Alves" w:date="2025-06-05T12:41:00Z"/>
        </w:rPr>
        <w:pPrChange w:id="271" w:author="Danilo Alves" w:date="2025-06-05T12:41:00Z">
          <w:pPr>
            <w:pStyle w:val="SemEspaamento"/>
          </w:pPr>
        </w:pPrChange>
      </w:pPr>
      <w:del w:id="272" w:author="Danilo Alves" w:date="2025-06-05T12:41:00Z">
        <w:r w:rsidDel="008A54E8">
          <w:delText xml:space="preserve">Após a instalação dos sensores na plataforma VIDA, </w:delText>
        </w:r>
        <w:r w:rsidR="00A0175C" w:rsidDel="008A54E8">
          <w:delText xml:space="preserve">deve ser </w:delText>
        </w:r>
        <w:r w:rsidDel="008A54E8">
          <w:delText xml:space="preserve">desenvolvida uma interface gráfica </w:delText>
        </w:r>
        <w:r w:rsidRPr="00997992" w:rsidDel="008A54E8">
          <w:delText>para facilitar a definição e monitoramento da rota que o veículo deve seguir</w:delText>
        </w:r>
        <w:r w:rsidDel="008A54E8">
          <w:delText xml:space="preserve">. </w:delText>
        </w:r>
        <w:r w:rsidRPr="00997992" w:rsidDel="008A54E8">
          <w:delText xml:space="preserve">Essa interface </w:delText>
        </w:r>
        <w:r w:rsidR="00A0175C" w:rsidDel="008A54E8">
          <w:delText xml:space="preserve">deve </w:delText>
        </w:r>
        <w:r w:rsidRPr="00997992" w:rsidDel="008A54E8">
          <w:delText>conta</w:delText>
        </w:r>
        <w:r w:rsidR="00A0175C" w:rsidDel="008A54E8">
          <w:delText>r</w:delText>
        </w:r>
        <w:r w:rsidRPr="00997992" w:rsidDel="008A54E8">
          <w:delText xml:space="preserve"> com um mapa digital onde o operador pode</w:delText>
        </w:r>
        <w:r w:rsidR="00A0175C" w:rsidDel="008A54E8">
          <w:delText xml:space="preserve"> </w:delText>
        </w:r>
        <w:r w:rsidRPr="00997992" w:rsidDel="008A54E8">
          <w:delText>traçar o percurso desejado, permitindo um planejamento de rota intuitivo</w:delText>
        </w:r>
        <w:r w:rsidDel="008A54E8">
          <w:delText>.</w:delText>
        </w:r>
        <w:bookmarkStart w:id="273" w:name="_Toc200029192"/>
        <w:bookmarkEnd w:id="273"/>
      </w:del>
    </w:p>
    <w:p w14:paraId="26CA4AB5" w14:textId="3AAB2E2F" w:rsidR="00333D54" w:rsidDel="008A54E8" w:rsidRDefault="00333D54">
      <w:pPr>
        <w:pStyle w:val="Ttulo2"/>
        <w:rPr>
          <w:del w:id="274" w:author="Danilo Alves" w:date="2025-06-05T12:41:00Z"/>
        </w:rPr>
        <w:pPrChange w:id="275" w:author="Danilo Alves" w:date="2025-06-05T12:41:00Z">
          <w:pPr>
            <w:pStyle w:val="SemEspaamento"/>
          </w:pPr>
        </w:pPrChange>
      </w:pPr>
      <w:del w:id="276" w:author="Danilo Alves" w:date="2025-06-05T12:41:00Z">
        <w:r w:rsidRPr="00997992" w:rsidDel="008A54E8">
          <w:delText xml:space="preserve"> </w:delText>
        </w:r>
        <w:r w:rsidDel="008A54E8">
          <w:delText xml:space="preserve">Além disso, a interface </w:delText>
        </w:r>
        <w:r w:rsidR="00A0175C" w:rsidDel="008A54E8">
          <w:delText xml:space="preserve">deve ser </w:delText>
        </w:r>
        <w:r w:rsidDel="008A54E8">
          <w:delText xml:space="preserve">capaz de mostrar a posição do veículo em tempo real, </w:delText>
        </w:r>
        <w:r w:rsidRPr="00460C8F" w:rsidDel="008A54E8">
          <w:delText>utilizando os dados do GPS para atualizar sua localização no mapa</w:delText>
        </w:r>
        <w:r w:rsidDel="008A54E8">
          <w:delText xml:space="preserve">. </w:delText>
        </w:r>
        <w:r w:rsidRPr="00460C8F" w:rsidDel="008A54E8">
          <w:delText>Dessa forma, o operador poderá monitorar o progresso do veículo em relação à rota</w:delText>
        </w:r>
        <w:r w:rsidDel="008A54E8">
          <w:delText xml:space="preserve">. Por fim, </w:delText>
        </w:r>
        <w:r w:rsidRPr="00460C8F" w:rsidDel="008A54E8">
          <w:delText xml:space="preserve">A interface também enviará </w:delText>
        </w:r>
        <w:r w:rsidDel="008A54E8">
          <w:delText>os dados d</w:delText>
        </w:r>
        <w:r w:rsidRPr="00460C8F" w:rsidDel="008A54E8">
          <w:delText>o percurso programado ao sistema de controle</w:delText>
        </w:r>
        <w:r w:rsidDel="008A54E8">
          <w:delText>.</w:delText>
        </w:r>
        <w:bookmarkStart w:id="277" w:name="_Toc200029193"/>
        <w:bookmarkEnd w:id="277"/>
      </w:del>
    </w:p>
    <w:p w14:paraId="09921349" w14:textId="541788A1" w:rsidR="00333D54" w:rsidDel="008A54E8" w:rsidRDefault="00333D54">
      <w:pPr>
        <w:pStyle w:val="Ttulo2"/>
        <w:rPr>
          <w:del w:id="278" w:author="Danilo Alves" w:date="2025-06-05T12:41:00Z"/>
        </w:rPr>
        <w:pPrChange w:id="279" w:author="Danilo Alves" w:date="2025-06-05T12:41:00Z">
          <w:pPr>
            <w:pStyle w:val="SemEspaamento"/>
          </w:pPr>
        </w:pPrChange>
      </w:pPr>
      <w:bookmarkStart w:id="280" w:name="_Toc200029194"/>
      <w:bookmarkEnd w:id="280"/>
    </w:p>
    <w:p w14:paraId="54851121" w14:textId="55350347" w:rsidR="00333D54" w:rsidDel="008A54E8" w:rsidRDefault="00333D54">
      <w:pPr>
        <w:pStyle w:val="Ttulo2"/>
        <w:rPr>
          <w:del w:id="281" w:author="Danilo Alves" w:date="2025-06-05T12:41:00Z"/>
        </w:rPr>
      </w:pPr>
      <w:bookmarkStart w:id="282" w:name="_Toc182214674"/>
      <w:del w:id="283" w:author="Danilo Alves" w:date="2025-06-05T12:41:00Z">
        <w:r w:rsidDel="008A54E8">
          <w:delText>Integração com ROS</w:delText>
        </w:r>
        <w:bookmarkStart w:id="284" w:name="_Toc200029195"/>
        <w:bookmarkEnd w:id="282"/>
        <w:bookmarkEnd w:id="284"/>
      </w:del>
    </w:p>
    <w:p w14:paraId="4D981C91" w14:textId="37B3EB1F" w:rsidR="00A0175C" w:rsidRPr="00AE398E" w:rsidDel="008A54E8" w:rsidRDefault="00A0175C">
      <w:pPr>
        <w:pStyle w:val="Ttulo2"/>
        <w:rPr>
          <w:del w:id="285" w:author="Danilo Alves" w:date="2025-06-05T12:41:00Z"/>
        </w:rPr>
        <w:pPrChange w:id="286" w:author="Danilo Alves" w:date="2025-06-05T12:41:00Z">
          <w:pPr/>
        </w:pPrChange>
      </w:pPr>
      <w:bookmarkStart w:id="287" w:name="_Toc200029196"/>
      <w:bookmarkEnd w:id="287"/>
    </w:p>
    <w:p w14:paraId="44DC22DA" w14:textId="27611C52" w:rsidR="00772855" w:rsidDel="008A54E8" w:rsidRDefault="00772855">
      <w:pPr>
        <w:pStyle w:val="Ttulo2"/>
        <w:rPr>
          <w:del w:id="288" w:author="Danilo Alves" w:date="2025-06-05T12:41:00Z"/>
        </w:rPr>
        <w:pPrChange w:id="289" w:author="Danilo Alves" w:date="2025-06-05T12:41:00Z">
          <w:pPr>
            <w:pStyle w:val="SemEspaamento"/>
          </w:pPr>
        </w:pPrChange>
      </w:pPr>
      <w:del w:id="290" w:author="Danilo Alves" w:date="2025-06-05T12:41:00Z">
        <w:r w:rsidRPr="00772855" w:rsidDel="008A54E8">
          <w:delText xml:space="preserve">Após a conclusão da instalação dos sensores e do desenvolvimento da interface gráfica, será necessário integrar todos esses componentes ao </w:delText>
        </w:r>
        <w:r w:rsidRPr="00F206A2" w:rsidDel="008A54E8">
          <w:rPr>
            <w:i/>
          </w:rPr>
          <w:delText>framework</w:delText>
        </w:r>
        <w:r w:rsidRPr="00772855" w:rsidDel="008A54E8">
          <w:delText xml:space="preserve"> ROS (</w:delText>
        </w:r>
        <w:r w:rsidRPr="00F206A2" w:rsidDel="008A54E8">
          <w:rPr>
            <w:i/>
          </w:rPr>
          <w:delText>Robot Operating System</w:delText>
        </w:r>
        <w:r w:rsidRPr="00772855" w:rsidDel="008A54E8">
          <w:delText>)</w:delText>
        </w:r>
        <w:r w:rsidDel="008A54E8">
          <w:delText xml:space="preserve">. </w:delText>
        </w:r>
        <w:r w:rsidRPr="00772855" w:rsidDel="008A54E8">
          <w:delText xml:space="preserve">Essa integração permitirá que os dados dos sensores e a interface </w:delText>
        </w:r>
        <w:r w:rsidDel="008A54E8">
          <w:delText>possam ser processados e utilizados nos cálculos de controle do veículo.</w:delText>
        </w:r>
        <w:bookmarkStart w:id="291" w:name="_Toc200029197"/>
        <w:bookmarkEnd w:id="291"/>
      </w:del>
    </w:p>
    <w:p w14:paraId="25C8F075" w14:textId="36BCA8BF" w:rsidR="00772855" w:rsidDel="008A54E8" w:rsidRDefault="00772855">
      <w:pPr>
        <w:pStyle w:val="Ttulo2"/>
        <w:rPr>
          <w:del w:id="292" w:author="Danilo Alves" w:date="2025-06-05T12:41:00Z"/>
        </w:rPr>
        <w:pPrChange w:id="293" w:author="Danilo Alves" w:date="2025-06-05T12:41:00Z">
          <w:pPr>
            <w:pStyle w:val="SemEspaamento"/>
          </w:pPr>
        </w:pPrChange>
      </w:pPr>
      <w:del w:id="294" w:author="Danilo Alves" w:date="2025-06-05T12:41:00Z">
        <w:r w:rsidRPr="00772855" w:rsidDel="008A54E8">
          <w:delText xml:space="preserve">No ROS, os sensores </w:delText>
        </w:r>
        <w:r w:rsidR="00A0175C" w:rsidDel="008A54E8">
          <w:delText>são</w:delText>
        </w:r>
        <w:r w:rsidR="00A0175C" w:rsidRPr="00772855" w:rsidDel="008A54E8">
          <w:delText xml:space="preserve"> </w:delText>
        </w:r>
        <w:r w:rsidRPr="00772855" w:rsidDel="008A54E8">
          <w:delText>configurados como nós</w:delText>
        </w:r>
        <w:r w:rsidR="00A0175C" w:rsidDel="008A54E8">
          <w:delText>,</w:delText>
        </w:r>
        <w:r w:rsidR="00CD175A" w:rsidDel="008A54E8">
          <w:delText xml:space="preserve"> </w:delText>
        </w:r>
        <w:r w:rsidR="00CD175A" w:rsidRPr="00CD175A" w:rsidDel="008A54E8">
          <w:delText>cada um responsável por processar e publicar suas informações</w:delText>
        </w:r>
        <w:r w:rsidR="00CD175A" w:rsidDel="008A54E8">
          <w:delText xml:space="preserve"> em tópicos</w:delText>
        </w:r>
        <w:r w:rsidR="00CD175A" w:rsidRPr="00CD175A" w:rsidDel="008A54E8">
          <w:delText xml:space="preserve"> de forma independente.</w:delText>
        </w:r>
        <w:r w:rsidR="00CD175A" w:rsidDel="008A54E8">
          <w:delText xml:space="preserve"> O</w:delText>
        </w:r>
        <w:r w:rsidR="00CD175A" w:rsidRPr="00CD175A" w:rsidDel="008A54E8">
          <w:delText xml:space="preserve"> nó do GPS </w:delText>
        </w:r>
        <w:r w:rsidR="00A0175C" w:rsidRPr="00CD175A" w:rsidDel="008A54E8">
          <w:delText>envia</w:delText>
        </w:r>
        <w:r w:rsidR="00A0175C" w:rsidDel="008A54E8">
          <w:delText xml:space="preserve"> </w:delText>
        </w:r>
        <w:r w:rsidR="00CD175A" w:rsidRPr="00CD175A" w:rsidDel="008A54E8">
          <w:delText>os dados de localização para o sistema de navegação, enquanto o nó do LiDAR fornecerá uma representação contínua do ambiente ao redor do veículo. A interface gráfica também funciona como um nó, transmitindo a rota programada para o sistema de controle e aceitando a posição atualizada do veículo para exibição.</w:delText>
        </w:r>
        <w:bookmarkStart w:id="295" w:name="_Toc200029198"/>
        <w:bookmarkEnd w:id="295"/>
      </w:del>
    </w:p>
    <w:p w14:paraId="2FAB8D0B" w14:textId="2F62872A" w:rsidR="00CD175A" w:rsidDel="008A54E8" w:rsidRDefault="00CD175A">
      <w:pPr>
        <w:pStyle w:val="Ttulo2"/>
        <w:rPr>
          <w:del w:id="296" w:author="Danilo Alves" w:date="2025-06-05T12:41:00Z"/>
        </w:rPr>
        <w:pPrChange w:id="297" w:author="Danilo Alves" w:date="2025-06-05T12:41:00Z">
          <w:pPr>
            <w:pStyle w:val="SemEspaamento"/>
          </w:pPr>
        </w:pPrChange>
      </w:pPr>
      <w:del w:id="298" w:author="Danilo Alves" w:date="2025-06-05T12:41:00Z">
        <w:r w:rsidRPr="00CD175A" w:rsidDel="008A54E8">
          <w:delText>O ROS oferece ainda suporte para simulações, o que permit</w:delText>
        </w:r>
        <w:r w:rsidR="00A0175C" w:rsidDel="008A54E8">
          <w:delText>e</w:delText>
        </w:r>
        <w:r w:rsidRPr="00CD175A" w:rsidDel="008A54E8">
          <w:delText xml:space="preserve"> testar o sistema em um ambiente virtual antes de sua execução no mundo real, reduzindo riscos e otimizando o desempenho. Essa abordagem contribuirá para uma operação segura e autônoma do veículo</w:delText>
        </w:r>
        <w:bookmarkStart w:id="299" w:name="_Toc200029199"/>
        <w:bookmarkEnd w:id="299"/>
      </w:del>
    </w:p>
    <w:p w14:paraId="6997F8F5" w14:textId="71E8217C" w:rsidR="00772855" w:rsidRPr="00772855" w:rsidDel="008A54E8" w:rsidRDefault="00772855">
      <w:pPr>
        <w:pStyle w:val="Ttulo2"/>
        <w:rPr>
          <w:del w:id="300" w:author="Danilo Alves" w:date="2025-06-05T12:41:00Z"/>
        </w:rPr>
        <w:pPrChange w:id="301" w:author="Danilo Alves" w:date="2025-06-05T12:41:00Z">
          <w:pPr>
            <w:pStyle w:val="SemEspaamento"/>
          </w:pPr>
        </w:pPrChange>
      </w:pPr>
      <w:bookmarkStart w:id="302" w:name="_Toc200029200"/>
      <w:bookmarkEnd w:id="302"/>
    </w:p>
    <w:p w14:paraId="2C62C62F" w14:textId="10A91CE7" w:rsidR="00333D54" w:rsidDel="008A54E8" w:rsidRDefault="00333D54">
      <w:pPr>
        <w:pStyle w:val="Ttulo2"/>
        <w:rPr>
          <w:del w:id="303" w:author="Danilo Alves" w:date="2025-06-05T12:41:00Z"/>
        </w:rPr>
      </w:pPr>
      <w:bookmarkStart w:id="304" w:name="_Toc182214675"/>
      <w:del w:id="305" w:author="Danilo Alves" w:date="2025-06-05T12:41:00Z">
        <w:r w:rsidDel="008A54E8">
          <w:delText>Desenvolvimento dos algoritmos de controle</w:delText>
        </w:r>
        <w:bookmarkStart w:id="306" w:name="_Toc200029201"/>
        <w:bookmarkEnd w:id="304"/>
        <w:bookmarkEnd w:id="306"/>
      </w:del>
    </w:p>
    <w:p w14:paraId="2E11A601" w14:textId="6E0F14A1" w:rsidR="000F423C" w:rsidRPr="00AE398E" w:rsidDel="008A54E8" w:rsidRDefault="000F423C">
      <w:pPr>
        <w:pStyle w:val="Ttulo2"/>
        <w:rPr>
          <w:del w:id="307" w:author="Danilo Alves" w:date="2025-06-05T12:41:00Z"/>
        </w:rPr>
        <w:pPrChange w:id="308" w:author="Danilo Alves" w:date="2025-06-05T12:41:00Z">
          <w:pPr/>
        </w:pPrChange>
      </w:pPr>
      <w:bookmarkStart w:id="309" w:name="_Toc200029202"/>
      <w:bookmarkEnd w:id="309"/>
    </w:p>
    <w:p w14:paraId="7F61B67E" w14:textId="1941B810" w:rsidR="00CD175A" w:rsidDel="008A54E8" w:rsidRDefault="00CD175A">
      <w:pPr>
        <w:pStyle w:val="Ttulo2"/>
        <w:rPr>
          <w:del w:id="310" w:author="Danilo Alves" w:date="2025-06-05T12:41:00Z"/>
        </w:rPr>
        <w:pPrChange w:id="311" w:author="Danilo Alves" w:date="2025-06-05T12:41:00Z">
          <w:pPr>
            <w:pStyle w:val="SemEspaamento"/>
          </w:pPr>
        </w:pPrChange>
      </w:pPr>
      <w:del w:id="312" w:author="Danilo Alves" w:date="2025-06-05T12:41:00Z">
        <w:r w:rsidRPr="00CD175A" w:rsidDel="008A54E8">
          <w:delText>Com todos os componentes conectados no ROS,</w:delText>
        </w:r>
        <w:r w:rsidDel="008A54E8">
          <w:delText xml:space="preserve"> </w:delText>
        </w:r>
        <w:r w:rsidR="000F423C" w:rsidDel="008A54E8">
          <w:delText>é</w:delText>
        </w:r>
        <w:r w:rsidR="000F423C" w:rsidRPr="00CD175A" w:rsidDel="008A54E8">
          <w:delText xml:space="preserve"> </w:delText>
        </w:r>
        <w:r w:rsidRPr="00CD175A" w:rsidDel="008A54E8">
          <w:delText>possível criar algoritmo</w:delText>
        </w:r>
        <w:r w:rsidR="009278C6" w:rsidDel="008A54E8">
          <w:delText>s</w:delText>
        </w:r>
        <w:r w:rsidDel="008A54E8">
          <w:delText xml:space="preserve"> de controle para a navegação do veículo. </w:delText>
        </w:r>
        <w:r w:rsidR="00631861" w:rsidDel="008A54E8">
          <w:delText>E</w:delText>
        </w:r>
        <w:r w:rsidR="00631861" w:rsidRPr="00631861" w:rsidDel="008A54E8">
          <w:delText>ssa etapa envolve a modelagem e o projeto de um sistema de controle capaz de interpretar a rota correta, acompanhar a posição em tempo real e reagir a obstáculos de forma inteligente.</w:delText>
        </w:r>
        <w:r w:rsidR="00631861" w:rsidDel="008A54E8">
          <w:delText xml:space="preserve"> </w:delText>
        </w:r>
        <w:r w:rsidR="00631861" w:rsidRPr="00631861" w:rsidDel="008A54E8">
          <w:delText>O sistema de controle será dividido em módulos interdependentes, cada um responsável por uma tarefa específica no processo de navegação</w:delText>
        </w:r>
        <w:r w:rsidR="00631861" w:rsidDel="008A54E8">
          <w:delText>.</w:delText>
        </w:r>
        <w:bookmarkStart w:id="313" w:name="_Toc200029203"/>
        <w:bookmarkEnd w:id="313"/>
      </w:del>
    </w:p>
    <w:p w14:paraId="65F4381D" w14:textId="6D665E03" w:rsidR="00CD175A" w:rsidDel="008A54E8" w:rsidRDefault="00631861">
      <w:pPr>
        <w:pStyle w:val="Ttulo2"/>
        <w:rPr>
          <w:del w:id="314" w:author="Danilo Alves" w:date="2025-06-05T12:41:00Z"/>
        </w:rPr>
        <w:pPrChange w:id="315" w:author="Danilo Alves" w:date="2025-06-05T12:41:00Z">
          <w:pPr>
            <w:pStyle w:val="SemEspaamento"/>
          </w:pPr>
        </w:pPrChange>
      </w:pPr>
      <w:del w:id="316" w:author="Danilo Alves" w:date="2025-06-05T12:41:00Z">
        <w:r w:rsidRPr="00631861" w:rsidDel="008A54E8">
          <w:delText>Inicialmente, será desenvolvido um módulo</w:delText>
        </w:r>
        <w:r w:rsidDel="008A54E8">
          <w:delText xml:space="preserve"> responsável por manter o veículo na rota configurada pelo operador na interface gráfica. </w:delText>
        </w:r>
        <w:r w:rsidR="009278C6" w:rsidRPr="009278C6" w:rsidDel="008A54E8">
          <w:delText>Esse módulo considerará variáveis ​​como a posição atual do veículo, a velocidade</w:delText>
        </w:r>
        <w:r w:rsidR="009278C6" w:rsidDel="008A54E8">
          <w:delText xml:space="preserve"> </w:delText>
        </w:r>
        <w:r w:rsidR="009278C6" w:rsidRPr="009278C6" w:rsidDel="008A54E8">
          <w:delText>e as características</w:delText>
        </w:r>
        <w:r w:rsidR="009278C6" w:rsidDel="008A54E8">
          <w:delText xml:space="preserve"> do percurso.</w:delText>
        </w:r>
        <w:bookmarkStart w:id="317" w:name="_Toc200029204"/>
        <w:bookmarkEnd w:id="317"/>
      </w:del>
    </w:p>
    <w:p w14:paraId="49463245" w14:textId="6BB266BA" w:rsidR="009278C6" w:rsidDel="008A54E8" w:rsidRDefault="009278C6">
      <w:pPr>
        <w:pStyle w:val="Ttulo2"/>
        <w:rPr>
          <w:del w:id="318" w:author="Danilo Alves" w:date="2025-06-05T12:41:00Z"/>
        </w:rPr>
        <w:pPrChange w:id="319" w:author="Danilo Alves" w:date="2025-06-05T12:41:00Z">
          <w:pPr>
            <w:pStyle w:val="SemEspaamento"/>
          </w:pPr>
        </w:pPrChange>
      </w:pPr>
      <w:del w:id="320" w:author="Danilo Alves" w:date="2025-06-05T12:41:00Z">
        <w:r w:rsidRPr="009278C6" w:rsidDel="008A54E8">
          <w:delText xml:space="preserve">Outro componente essencial do sistema de controle será o módulo de </w:delText>
        </w:r>
        <w:r w:rsidDel="008A54E8">
          <w:delText>desvio</w:delText>
        </w:r>
        <w:r w:rsidRPr="009278C6" w:rsidDel="008A54E8">
          <w:delText xml:space="preserve"> de obstáculos. Utilizando os dados de mapeamento fornecidos pelo LiDAR, esse módulo identificará possíveis colisões e calculará desvios seguros em tempo real.</w:delText>
        </w:r>
        <w:bookmarkStart w:id="321" w:name="_Toc200029205"/>
        <w:bookmarkEnd w:id="321"/>
      </w:del>
    </w:p>
    <w:p w14:paraId="09952FD2" w14:textId="40AC6645" w:rsidR="007721F7" w:rsidDel="008A54E8" w:rsidRDefault="009278C6">
      <w:pPr>
        <w:pStyle w:val="Ttulo2"/>
        <w:rPr>
          <w:del w:id="322" w:author="Danilo Alves" w:date="2025-06-05T12:41:00Z"/>
        </w:rPr>
        <w:pPrChange w:id="323" w:author="Danilo Alves" w:date="2025-06-05T12:41:00Z">
          <w:pPr>
            <w:pStyle w:val="SemEspaamento"/>
          </w:pPr>
        </w:pPrChange>
      </w:pPr>
      <w:del w:id="324" w:author="Danilo Alves" w:date="2025-06-05T12:41:00Z">
        <w:r w:rsidRPr="009278C6" w:rsidDel="008A54E8">
          <w:delText xml:space="preserve">Por fim, </w:delText>
        </w:r>
        <w:r w:rsidR="007721F7" w:rsidDel="008A54E8">
          <w:delText>o</w:delText>
        </w:r>
        <w:r w:rsidRPr="009278C6" w:rsidDel="008A54E8">
          <w:delText xml:space="preserve"> </w:delText>
        </w:r>
        <w:r w:rsidR="007721F7" w:rsidDel="008A54E8">
          <w:delText xml:space="preserve">último </w:delText>
        </w:r>
        <w:r w:rsidRPr="009278C6" w:rsidDel="008A54E8">
          <w:delText>módulo será implementado para monitorar o desempenho do veículo durante a navegação. Esse módulo coletará informações em tempo real sobre a trajetória, velocidade e resposta a obstáculos, enviando dados à interface gráfica para que o operador possa acompanhar o progresso da navegação.</w:delText>
        </w:r>
        <w:r w:rsidDel="008A54E8">
          <w:delText xml:space="preserve"> </w:delText>
        </w:r>
        <w:r w:rsidRPr="009278C6" w:rsidDel="008A54E8">
          <w:delText>Esse feedback permitirá também o ajuste das configurações do sistema de controle conforme necessário, otimizando o desempenho e a segurança</w:delText>
        </w:r>
        <w:r w:rsidDel="008A54E8">
          <w:delText>.</w:delText>
        </w:r>
        <w:bookmarkStart w:id="325" w:name="_Toc200029206"/>
        <w:bookmarkEnd w:id="325"/>
      </w:del>
    </w:p>
    <w:p w14:paraId="2E87F3D6" w14:textId="30DC4CFE" w:rsidR="00EC7956" w:rsidDel="008A54E8" w:rsidRDefault="00EC7956">
      <w:pPr>
        <w:pStyle w:val="Ttulo2"/>
        <w:rPr>
          <w:del w:id="326" w:author="Danilo Alves" w:date="2025-06-05T12:41:00Z"/>
        </w:rPr>
        <w:pPrChange w:id="327" w:author="Danilo Alves" w:date="2025-06-05T12:41:00Z">
          <w:pPr>
            <w:pStyle w:val="SemEspaamento"/>
            <w:ind w:firstLine="0"/>
          </w:pPr>
        </w:pPrChange>
      </w:pPr>
      <w:bookmarkStart w:id="328" w:name="_Toc200029207"/>
      <w:bookmarkEnd w:id="328"/>
    </w:p>
    <w:p w14:paraId="792AAE5D" w14:textId="6D63F3AC" w:rsidR="00EC7956" w:rsidRDefault="00EC7956">
      <w:pPr>
        <w:pStyle w:val="Ttulo2"/>
        <w:pPrChange w:id="329" w:author="Danilo Alves" w:date="2025-06-05T12:41:00Z">
          <w:pPr>
            <w:pStyle w:val="SemEspaamento"/>
            <w:ind w:firstLine="708"/>
          </w:pPr>
        </w:pPrChange>
      </w:pPr>
      <w:del w:id="330" w:author="Danilo Alves" w:date="2025-06-05T12:41:00Z">
        <w:r w:rsidDel="008A54E8">
          <w:delText xml:space="preserve">3.5. </w:delText>
        </w:r>
      </w:del>
      <w:bookmarkStart w:id="331" w:name="_Toc200029208"/>
      <w:r>
        <w:t>Instrumentação do sistema de medição de energia</w:t>
      </w:r>
      <w:bookmarkEnd w:id="331"/>
    </w:p>
    <w:p w14:paraId="140441B5" w14:textId="77777777" w:rsidR="00EC7956" w:rsidRDefault="00EC7956" w:rsidP="00EC7956">
      <w:pPr>
        <w:pStyle w:val="SemEspaamento"/>
      </w:pPr>
    </w:p>
    <w:p w14:paraId="75701C78" w14:textId="61A2FDD9" w:rsidR="00EC7956" w:rsidDel="008A54E8" w:rsidRDefault="00550C06" w:rsidP="00EC7956">
      <w:pPr>
        <w:pStyle w:val="SemEspaamento"/>
        <w:rPr>
          <w:del w:id="332" w:author="Danilo Alves" w:date="2025-06-05T12:42:00Z"/>
        </w:rPr>
      </w:pPr>
      <w:r>
        <w:t xml:space="preserve">Para mensurar o consumo de maneira confiável e eficaz, </w:t>
      </w:r>
      <w:del w:id="333" w:author="Danilo Alves" w:date="2025-06-05T12:41:00Z">
        <w:r w:rsidDel="008A54E8">
          <w:delText>s</w:delText>
        </w:r>
        <w:r w:rsidR="00EC7956" w:rsidDel="008A54E8">
          <w:delText xml:space="preserve">erá </w:delText>
        </w:r>
      </w:del>
      <w:ins w:id="334" w:author="Danilo Alves" w:date="2025-06-05T12:41:00Z">
        <w:r w:rsidR="008A54E8">
          <w:t>é necess</w:t>
        </w:r>
      </w:ins>
      <w:ins w:id="335" w:author="Danilo Alves" w:date="2025-06-05T12:42:00Z">
        <w:r w:rsidR="008A54E8">
          <w:t xml:space="preserve">ário </w:t>
        </w:r>
      </w:ins>
      <w:del w:id="336" w:author="Danilo Alves" w:date="2025-06-05T12:42:00Z">
        <w:r w:rsidR="00EC7956" w:rsidDel="008A54E8">
          <w:delText xml:space="preserve">realizada </w:delText>
        </w:r>
      </w:del>
      <w:ins w:id="337" w:author="Danilo Alves" w:date="2025-06-05T12:42:00Z">
        <w:r w:rsidR="008A54E8">
          <w:t xml:space="preserve">realizar </w:t>
        </w:r>
      </w:ins>
      <w:r w:rsidR="00EC7956">
        <w:t>a instalação de sensores de corrente</w:t>
      </w:r>
      <w:r>
        <w:t xml:space="preserve">, </w:t>
      </w:r>
      <w:r w:rsidR="00EC7956">
        <w:t>tensão</w:t>
      </w:r>
      <w:r w:rsidR="003C67CE">
        <w:t xml:space="preserve"> e </w:t>
      </w:r>
      <w:r>
        <w:t>temperatura</w:t>
      </w:r>
      <w:r w:rsidR="003C67CE">
        <w:t>.</w:t>
      </w:r>
      <w:ins w:id="338" w:author="Danilo Alves" w:date="2025-06-05T12:42:00Z">
        <w:r w:rsidR="008A54E8">
          <w:t xml:space="preserve"> </w:t>
        </w:r>
      </w:ins>
    </w:p>
    <w:p w14:paraId="21ABA39C" w14:textId="19D9D469" w:rsidR="003C67CE" w:rsidRDefault="003C67CE" w:rsidP="003C67CE">
      <w:pPr>
        <w:pStyle w:val="SemEspaamento"/>
      </w:pPr>
      <w:r>
        <w:t>Esses dispositivos serão conectados a um microcontrolador (como um Arduino ou ESP32), que atuará como nó intermediário entre a instrumentação física e o ambiente de software no ROS</w:t>
      </w:r>
      <w:ins w:id="339" w:author="Danilo Alves" w:date="2025-06-05T12:42:00Z">
        <w:r w:rsidR="008A54E8">
          <w:t xml:space="preserve"> (</w:t>
        </w:r>
        <w:proofErr w:type="spellStart"/>
        <w:r w:rsidR="008A54E8" w:rsidRPr="008A54E8">
          <w:rPr>
            <w:i/>
            <w:rPrChange w:id="340" w:author="Danilo Alves" w:date="2025-06-05T12:42:00Z">
              <w:rPr/>
            </w:rPrChange>
          </w:rPr>
          <w:t>Robot</w:t>
        </w:r>
        <w:proofErr w:type="spellEnd"/>
        <w:r w:rsidR="008A54E8" w:rsidRPr="008A54E8">
          <w:rPr>
            <w:i/>
            <w:rPrChange w:id="341" w:author="Danilo Alves" w:date="2025-06-05T12:42:00Z">
              <w:rPr/>
            </w:rPrChange>
          </w:rPr>
          <w:t xml:space="preserve"> </w:t>
        </w:r>
        <w:proofErr w:type="spellStart"/>
        <w:r w:rsidR="008A54E8" w:rsidRPr="008A54E8">
          <w:rPr>
            <w:i/>
            <w:rPrChange w:id="342" w:author="Danilo Alves" w:date="2025-06-05T12:42:00Z">
              <w:rPr/>
            </w:rPrChange>
          </w:rPr>
          <w:t>Operating</w:t>
        </w:r>
        <w:proofErr w:type="spellEnd"/>
        <w:r w:rsidR="008A54E8" w:rsidRPr="008A54E8">
          <w:rPr>
            <w:i/>
            <w:rPrChange w:id="343" w:author="Danilo Alves" w:date="2025-06-05T12:42:00Z">
              <w:rPr/>
            </w:rPrChange>
          </w:rPr>
          <w:t xml:space="preserve"> System</w:t>
        </w:r>
        <w:r w:rsidR="008A54E8">
          <w:t>)</w:t>
        </w:r>
      </w:ins>
      <w:r>
        <w:t xml:space="preserve">. As leituras obtidas serão sincronizadas com o restante do sistema e transmitidas por meio de tópicos ROS, contendo </w:t>
      </w:r>
      <w:del w:id="344" w:author="Danilo Alves" w:date="2025-06-05T14:58:00Z">
        <w:r w:rsidDel="00476B89">
          <w:delText>carimbos de</w:delText>
        </w:r>
      </w:del>
      <w:ins w:id="345" w:author="Danilo Alves" w:date="2025-06-05T14:58:00Z">
        <w:r w:rsidR="00476B89">
          <w:t>o</w:t>
        </w:r>
      </w:ins>
      <w:r>
        <w:t xml:space="preserve"> tempo</w:t>
      </w:r>
      <w:ins w:id="346" w:author="Danilo Alves" w:date="2025-06-05T14:58:00Z">
        <w:r w:rsidR="00476B89">
          <w:t xml:space="preserve"> de aquisição</w:t>
        </w:r>
      </w:ins>
      <w:r>
        <w:t xml:space="preserve"> (</w:t>
      </w:r>
      <w:proofErr w:type="spellStart"/>
      <w:r w:rsidRPr="00476B89">
        <w:rPr>
          <w:i/>
          <w:rPrChange w:id="347" w:author="Danilo Alves" w:date="2025-06-05T14:58:00Z">
            <w:rPr/>
          </w:rPrChange>
        </w:rPr>
        <w:t>timestamp</w:t>
      </w:r>
      <w:proofErr w:type="spellEnd"/>
      <w:r>
        <w:t>) que permitirão a análise temporal do consumo energético em diferentes momentos da navegação.</w:t>
      </w:r>
    </w:p>
    <w:p w14:paraId="28031740" w14:textId="50B0582F" w:rsidR="003C67CE" w:rsidRDefault="003C67CE" w:rsidP="003C67CE">
      <w:pPr>
        <w:pStyle w:val="SemEspaamento"/>
      </w:pPr>
      <w:r>
        <w:t>Essa instrumentação será essencial para alimentar os algoritmos de estimação energética, permitindo identificar padrões de consumo associados a diferentes condições de trajeto, aceleração e carga do sistema. Os dados também serão armazenados localmente para posterior análise e comparação com modelos de consumo da literatura, contribuindo para a validação da abordagem adotada.</w:t>
      </w:r>
    </w:p>
    <w:p w14:paraId="5D38FE33" w14:textId="77777777" w:rsidR="00EC7956" w:rsidRDefault="00EC7956" w:rsidP="00EC7956">
      <w:pPr>
        <w:pStyle w:val="SemEspaamento"/>
        <w:ind w:firstLine="0"/>
      </w:pPr>
    </w:p>
    <w:p w14:paraId="5AFEC6D8" w14:textId="77777777" w:rsidR="003C67CE" w:rsidRDefault="003C67CE">
      <w:pPr>
        <w:pStyle w:val="Ttulo2"/>
        <w:pPrChange w:id="348" w:author="Danilo Alves" w:date="2025-06-05T15:12:00Z">
          <w:pPr>
            <w:pStyle w:val="SemEspaamento"/>
          </w:pPr>
        </w:pPrChange>
      </w:pPr>
      <w:del w:id="349" w:author="Danilo Alves" w:date="2025-06-05T15:12:00Z">
        <w:r w:rsidDel="00883C45">
          <w:delText xml:space="preserve">3.6. </w:delText>
        </w:r>
      </w:del>
      <w:bookmarkStart w:id="350" w:name="_Toc200029209"/>
      <w:r>
        <w:t>Desenvolvimento do sistema de estimação de consumo</w:t>
      </w:r>
      <w:bookmarkEnd w:id="350"/>
    </w:p>
    <w:p w14:paraId="7B1F2482" w14:textId="77777777" w:rsidR="003C67CE" w:rsidRDefault="003C67CE" w:rsidP="003C67CE">
      <w:pPr>
        <w:pStyle w:val="SemEspaamento"/>
      </w:pPr>
    </w:p>
    <w:p w14:paraId="74C87979" w14:textId="66B3278F" w:rsidR="003C67CE" w:rsidRDefault="003C67CE" w:rsidP="003C67CE">
      <w:pPr>
        <w:pStyle w:val="SemEspaamento"/>
      </w:pPr>
      <w:r>
        <w:t>Com base nos modelos identificados na literatura de referência, será desenvolvido um algoritmo dedicado à estimativa do consumo energético do veículo em tempo real. Esse sistema considerará variáveis como velocidade, aceleração, massa do veículo, inclinação do terreno, tipo de via (urbana, rodoviária, acidentada), além de eventos específicos como paradas, desvios de rota e manobras de frenagem. Serão também incorporados dados</w:t>
      </w:r>
      <w:r w:rsidR="00BD740B">
        <w:t xml:space="preserve"> </w:t>
      </w:r>
      <w:r>
        <w:t>dos sensores</w:t>
      </w:r>
      <w:r w:rsidR="00BD740B">
        <w:t xml:space="preserve"> </w:t>
      </w:r>
      <w:r>
        <w:t>como corrente, tensão e temperatura da bateria, permitindo estimar com maior precisão a potência instantânea e o consumo</w:t>
      </w:r>
      <w:r w:rsidR="00BD740B">
        <w:t xml:space="preserve"> acumulado</w:t>
      </w:r>
      <w:r>
        <w:t>.</w:t>
      </w:r>
    </w:p>
    <w:p w14:paraId="49E906AD" w14:textId="77777777" w:rsidR="003C67CE" w:rsidRDefault="003C67CE" w:rsidP="003C67CE">
      <w:pPr>
        <w:pStyle w:val="SemEspaamento"/>
      </w:pPr>
    </w:p>
    <w:p w14:paraId="4407E0FD" w14:textId="1A5DEADC" w:rsidR="003C67CE" w:rsidRDefault="003C67CE" w:rsidP="00BD740B">
      <w:pPr>
        <w:pStyle w:val="SemEspaamento"/>
      </w:pPr>
      <w:r>
        <w:t xml:space="preserve">O algoritmo será implementado no ambiente ROS e terá integração direta com o sistema de navegação e controle do veículo, possibilitando sua atualização contínua com os dados dos sensores em tempo real. A estimativa de </w:t>
      </w:r>
      <w:r>
        <w:lastRenderedPageBreak/>
        <w:t>energia será usada tanto para calcular a autonomia do veículo quanto para ajustar, de forma preditiva, estratégias de navegação mais eficientes preferindo rotas energeticamente mais favoráveis.</w:t>
      </w:r>
    </w:p>
    <w:p w14:paraId="0A74A7F5" w14:textId="7D4F34AE" w:rsidR="00EC7956" w:rsidRDefault="003C67CE" w:rsidP="00094079">
      <w:pPr>
        <w:pStyle w:val="SemEspaamento"/>
        <w:ind w:firstLine="360"/>
      </w:pPr>
      <w:r>
        <w:t>Além disso, serão considerados diferentes perfis de condução e simulações em cenários variados, com a finalidade de calibrar o sistema e adaptar o modelo a condições dinâmicas e reais. A validação será realizada por meio de testes com a plataforma VIDA em trajetos reais e controlados, onde os resultados obtidos pelo estimador serão comparados com o consumo real medido por instrumentos físicos, buscando aferir sua precisão e confiabilidade.</w:t>
      </w:r>
    </w:p>
    <w:p w14:paraId="384C7F4E" w14:textId="77777777" w:rsidR="00BD740B" w:rsidRDefault="00BD740B" w:rsidP="003C67CE">
      <w:pPr>
        <w:pStyle w:val="SemEspaamento"/>
        <w:ind w:firstLine="360"/>
      </w:pPr>
    </w:p>
    <w:p w14:paraId="5420ED8C" w14:textId="15771FCE" w:rsidR="003C67CE" w:rsidRDefault="00883C45">
      <w:pPr>
        <w:pStyle w:val="Ttulo2"/>
        <w:pPrChange w:id="351" w:author="Danilo Alves" w:date="2025-06-05T15:12:00Z">
          <w:pPr>
            <w:pStyle w:val="SemEspaamento"/>
            <w:ind w:firstLine="360"/>
          </w:pPr>
        </w:pPrChange>
      </w:pPr>
      <w:ins w:id="352" w:author="Danilo Alves" w:date="2025-06-05T15:12:00Z">
        <w:r>
          <w:t xml:space="preserve"> </w:t>
        </w:r>
      </w:ins>
      <w:del w:id="353" w:author="Danilo Alves" w:date="2025-06-05T15:12:00Z">
        <w:r w:rsidR="003C67CE" w:rsidDel="00883C45">
          <w:delText xml:space="preserve">3.7. </w:delText>
        </w:r>
      </w:del>
      <w:bookmarkStart w:id="354" w:name="_Toc200029210"/>
      <w:r w:rsidR="003C67CE">
        <w:t>Análise e modelagem da relação entre demanda e topologia da rota</w:t>
      </w:r>
      <w:bookmarkEnd w:id="354"/>
    </w:p>
    <w:p w14:paraId="0E45F21F" w14:textId="77777777" w:rsidR="003C67CE" w:rsidRDefault="003C67CE" w:rsidP="003C67CE">
      <w:pPr>
        <w:pStyle w:val="SemEspaamento"/>
        <w:ind w:firstLine="360"/>
      </w:pPr>
    </w:p>
    <w:p w14:paraId="6D00BCF7" w14:textId="591BAADF" w:rsidR="003C67CE" w:rsidRDefault="003C67CE" w:rsidP="00BD740B">
      <w:pPr>
        <w:pStyle w:val="SemEspaamento"/>
        <w:ind w:firstLine="360"/>
      </w:pPr>
      <w:r>
        <w:t>A partir de dados georreferenciados do GPS e sensores inerciais</w:t>
      </w:r>
      <w:r w:rsidR="00BD740B">
        <w:t xml:space="preserve"> </w:t>
      </w:r>
      <w:r>
        <w:t xml:space="preserve">(como acelerômetro e giroscópio), será possível identificar trechos com variações de altitude, curvas acentuadas, trechos planos ou inclinados e tipos de pavimentação. As características topográficas e o comportamento dinâmico do veículo nesses trechos serão </w:t>
      </w:r>
      <w:r w:rsidR="00BD740B">
        <w:t>cor</w:t>
      </w:r>
      <w:r>
        <w:t>relacionados com os dados de consumo energético medidos e estimados.</w:t>
      </w:r>
      <w:r w:rsidR="00BD740B">
        <w:t xml:space="preserve"> Des</w:t>
      </w:r>
      <w:del w:id="355" w:author="Danilo Alves" w:date="2025-06-05T15:11:00Z">
        <w:r w:rsidR="00BD740B" w:rsidDel="00883C45">
          <w:delText>t</w:delText>
        </w:r>
      </w:del>
      <w:ins w:id="356" w:author="Danilo Alves" w:date="2025-06-05T15:11:00Z">
        <w:r w:rsidR="00883C45">
          <w:t>s</w:t>
        </w:r>
      </w:ins>
      <w:r w:rsidR="00BD740B">
        <w:t>a maneira</w:t>
      </w:r>
      <w:ins w:id="357" w:author="Danilo Alves" w:date="2025-06-05T15:11:00Z">
        <w:r w:rsidR="00883C45">
          <w:t>,</w:t>
        </w:r>
      </w:ins>
      <w:r w:rsidR="00BD740B">
        <w:t xml:space="preserve"> é possível investigar como a topologia da rota e o ambiente afetam o consumo energético do veículo.</w:t>
      </w:r>
    </w:p>
    <w:p w14:paraId="505E340F" w14:textId="04E068AF" w:rsidR="003C67CE" w:rsidRDefault="003C67CE" w:rsidP="003C67CE">
      <w:pPr>
        <w:pStyle w:val="SemEspaamento"/>
        <w:ind w:firstLine="360"/>
      </w:pPr>
      <w:r>
        <w:t xml:space="preserve">Serão utilizadas técnicas estatísticas e árvores de decisão, para modelar essa relação e quantificar o impacto de cada fator. A análise permitirá identificar padrões e prever quais tipos de rota exigem maior ou menor demanda energética. Esses resultados podem ser utilizados no futuro para sugerir rotas mais eficientes do ponto de vista energético, ampliando a autonomia </w:t>
      </w:r>
      <w:r w:rsidR="00BD740B">
        <w:t xml:space="preserve">do </w:t>
      </w:r>
      <w:r>
        <w:t>sistema.</w:t>
      </w:r>
    </w:p>
    <w:p w14:paraId="490005AE" w14:textId="77777777" w:rsidR="003C67CE" w:rsidRDefault="003C67CE" w:rsidP="003C67CE">
      <w:pPr>
        <w:pStyle w:val="SemEspaamento"/>
        <w:ind w:firstLine="360"/>
      </w:pPr>
    </w:p>
    <w:p w14:paraId="20E6C313" w14:textId="66CD0161" w:rsidR="003C67CE" w:rsidRDefault="00883C45">
      <w:pPr>
        <w:pStyle w:val="Ttulo2"/>
        <w:pPrChange w:id="358" w:author="Danilo Alves" w:date="2025-06-05T15:13:00Z">
          <w:pPr>
            <w:pStyle w:val="SemEspaamento"/>
            <w:ind w:firstLine="360"/>
          </w:pPr>
        </w:pPrChange>
      </w:pPr>
      <w:ins w:id="359" w:author="Danilo Alves" w:date="2025-06-05T15:13:00Z">
        <w:r>
          <w:t xml:space="preserve"> </w:t>
        </w:r>
      </w:ins>
      <w:del w:id="360" w:author="Danilo Alves" w:date="2025-06-05T15:13:00Z">
        <w:r w:rsidR="003C67CE" w:rsidDel="00883C45">
          <w:delText xml:space="preserve">3.8. </w:delText>
        </w:r>
      </w:del>
      <w:bookmarkStart w:id="361" w:name="_Toc200029211"/>
      <w:r w:rsidR="003C67CE">
        <w:t>Validação experimental e refinamento do modelo</w:t>
      </w:r>
      <w:bookmarkEnd w:id="361"/>
    </w:p>
    <w:p w14:paraId="4FD661BB" w14:textId="77777777" w:rsidR="003C67CE" w:rsidRDefault="003C67CE" w:rsidP="003C67CE">
      <w:pPr>
        <w:pStyle w:val="SemEspaamento"/>
        <w:ind w:firstLine="360"/>
      </w:pPr>
    </w:p>
    <w:p w14:paraId="5CD91770" w14:textId="544EEE34" w:rsidR="003C67CE" w:rsidRDefault="003C67CE" w:rsidP="00BD740B">
      <w:pPr>
        <w:pStyle w:val="SemEspaamento"/>
        <w:ind w:firstLine="360"/>
      </w:pPr>
      <w:r>
        <w:t xml:space="preserve">Após o desenvolvimento dos algoritmos </w:t>
      </w:r>
      <w:del w:id="362" w:author="Danilo Alves" w:date="2025-06-05T15:13:00Z">
        <w:r w:rsidDel="00883C45">
          <w:delText xml:space="preserve">de </w:delText>
        </w:r>
      </w:del>
      <w:r>
        <w:t>estima</w:t>
      </w:r>
      <w:del w:id="363" w:author="Danilo Alves" w:date="2025-06-05T15:13:00Z">
        <w:r w:rsidDel="00883C45">
          <w:delText>tiva</w:delText>
        </w:r>
      </w:del>
      <w:ins w:id="364" w:author="Danilo Alves" w:date="2025-06-05T15:13:00Z">
        <w:r w:rsidR="00883C45">
          <w:t>dores</w:t>
        </w:r>
      </w:ins>
      <w:r>
        <w:t>, será conduzida uma fase de testes experimentais com a plataforma VIDA em trajetos reais. Esses testes serão realizados em diferentes cenários e condições operacionais, de modo a avaliar o desempenho do sistema de estimação de consumo sob diversas variáveis externas.</w:t>
      </w:r>
    </w:p>
    <w:p w14:paraId="0F65101D" w14:textId="052A899B" w:rsidR="003C67CE" w:rsidRDefault="003C67CE" w:rsidP="003C67CE">
      <w:pPr>
        <w:pStyle w:val="SemEspaamento"/>
        <w:ind w:firstLine="360"/>
      </w:pPr>
      <w:r>
        <w:t xml:space="preserve">Durante os testes, os dados </w:t>
      </w:r>
      <w:r w:rsidR="00A277CF">
        <w:t>estimados pelo algoritmo</w:t>
      </w:r>
      <w:r>
        <w:t xml:space="preserve"> serão confrontados com os dados medidos </w:t>
      </w:r>
      <w:r w:rsidR="00A277CF">
        <w:t xml:space="preserve">pela instrumentação </w:t>
      </w:r>
      <w:r>
        <w:t xml:space="preserve">e posteriormente analisados para </w:t>
      </w:r>
      <w:r>
        <w:lastRenderedPageBreak/>
        <w:t>validar a acurácia do modelo. Caso sejam identificadas inconsistências, ajustes serão aplicados ao algoritmo, refinando os parâmetros. Esse processo de refinamento contínuo será essencial para garantir a confiabilidade do sistema em diferentes contexto</w:t>
      </w:r>
      <w:r w:rsidR="00A277CF">
        <w:t>s</w:t>
      </w:r>
      <w:r>
        <w:t>.</w:t>
      </w:r>
    </w:p>
    <w:p w14:paraId="3327D5A5" w14:textId="77777777" w:rsidR="003C67CE" w:rsidRDefault="003C67CE" w:rsidP="003C67CE">
      <w:pPr>
        <w:pStyle w:val="SemEspaamento"/>
        <w:ind w:firstLine="360"/>
      </w:pPr>
    </w:p>
    <w:p w14:paraId="1A3BDBC2" w14:textId="7315176E" w:rsidR="003C67CE" w:rsidRDefault="00883C45">
      <w:pPr>
        <w:pStyle w:val="Ttulo2"/>
        <w:pPrChange w:id="365" w:author="Danilo Alves" w:date="2025-06-05T15:14:00Z">
          <w:pPr>
            <w:pStyle w:val="SemEspaamento"/>
            <w:ind w:firstLine="360"/>
          </w:pPr>
        </w:pPrChange>
      </w:pPr>
      <w:ins w:id="366" w:author="Danilo Alves" w:date="2025-06-05T15:14:00Z">
        <w:r>
          <w:t xml:space="preserve"> </w:t>
        </w:r>
      </w:ins>
      <w:del w:id="367" w:author="Danilo Alves" w:date="2025-06-05T15:14:00Z">
        <w:r w:rsidR="003C67CE" w:rsidDel="00883C45">
          <w:delText xml:space="preserve">3.9. </w:delText>
        </w:r>
      </w:del>
      <w:bookmarkStart w:id="368" w:name="_Toc200029212"/>
      <w:r w:rsidR="003C67CE">
        <w:t>Integração dos dados de consumo energético com a interface gráfica</w:t>
      </w:r>
      <w:bookmarkEnd w:id="368"/>
    </w:p>
    <w:p w14:paraId="056A5987" w14:textId="77777777" w:rsidR="003C67CE" w:rsidRDefault="003C67CE" w:rsidP="003C67CE">
      <w:pPr>
        <w:pStyle w:val="SemEspaamento"/>
        <w:ind w:firstLine="360"/>
      </w:pPr>
    </w:p>
    <w:p w14:paraId="03DC9FC9" w14:textId="7DD74773" w:rsidR="003C67CE" w:rsidRDefault="003C67CE" w:rsidP="00BD740B">
      <w:pPr>
        <w:pStyle w:val="SemEspaamento"/>
        <w:ind w:firstLine="360"/>
      </w:pPr>
      <w:r>
        <w:t>A interface gráfica desenvolvida anteriormente será ampliada para incluir a visualização em tempo real dos dados de consumo energético e autonomia estimada. A integração será feita por meio da criação de painéis interativos, que exibirão informações como consumo instantâneo (W), consumo acumulado (Wh), eficiência por trecho (Wh/km), e previsão de autonomia restante com base na carga atual da bateria.</w:t>
      </w:r>
    </w:p>
    <w:p w14:paraId="41EAA0BC" w14:textId="26556552" w:rsidR="003C67CE" w:rsidDel="00883C45" w:rsidRDefault="003C67CE" w:rsidP="003C67CE">
      <w:pPr>
        <w:pStyle w:val="SemEspaamento"/>
        <w:ind w:firstLine="360"/>
        <w:rPr>
          <w:del w:id="369" w:author="Danilo Alves" w:date="2025-06-05T15:15:00Z"/>
        </w:rPr>
      </w:pPr>
      <w:r>
        <w:t>Além de permitir o acompanhamento visual durante a operação, essa interface servirá como ferramenta para análise pós-processamento, permitindo a visualização do histórico de trajetos e a avaliação da eficiência energética ao longo do tempo.</w:t>
      </w:r>
    </w:p>
    <w:p w14:paraId="61252768" w14:textId="77777777" w:rsidR="003C67CE" w:rsidDel="00883C45" w:rsidRDefault="003C67CE" w:rsidP="003C67CE">
      <w:pPr>
        <w:pStyle w:val="SemEspaamento"/>
        <w:ind w:firstLine="360"/>
        <w:rPr>
          <w:del w:id="370" w:author="Danilo Alves" w:date="2025-06-05T15:15:00Z"/>
        </w:rPr>
      </w:pPr>
    </w:p>
    <w:p w14:paraId="6965BC30" w14:textId="6A8D65A8" w:rsidR="003C67CE" w:rsidDel="00883C45" w:rsidRDefault="003C67CE">
      <w:pPr>
        <w:pStyle w:val="SemEspaamento"/>
        <w:ind w:firstLine="0"/>
        <w:rPr>
          <w:del w:id="371" w:author="Danilo Alves" w:date="2025-06-05T15:15:00Z"/>
        </w:rPr>
        <w:pPrChange w:id="372" w:author="Danilo Alves" w:date="2025-06-05T15:15:00Z">
          <w:pPr>
            <w:pStyle w:val="SemEspaamento"/>
            <w:ind w:firstLine="360"/>
          </w:pPr>
        </w:pPrChange>
      </w:pPr>
      <w:del w:id="373" w:author="Danilo Alves" w:date="2025-06-05T15:15:00Z">
        <w:r w:rsidDel="00883C45">
          <w:delText>3.10. Implementação de banco de dados para armazenamento e análise histórica</w:delText>
        </w:r>
      </w:del>
    </w:p>
    <w:p w14:paraId="0E75960F" w14:textId="4D81D012" w:rsidR="00367788" w:rsidDel="00883C45" w:rsidRDefault="00367788">
      <w:pPr>
        <w:pStyle w:val="SemEspaamento"/>
        <w:ind w:firstLine="0"/>
        <w:rPr>
          <w:del w:id="374" w:author="Danilo Alves" w:date="2025-06-05T15:15:00Z"/>
        </w:rPr>
      </w:pPr>
    </w:p>
    <w:p w14:paraId="708ED39E" w14:textId="53135D3C" w:rsidR="003C67CE" w:rsidDel="00883C45" w:rsidRDefault="00367788">
      <w:pPr>
        <w:pStyle w:val="SemEspaamento"/>
        <w:ind w:firstLine="0"/>
        <w:rPr>
          <w:del w:id="375" w:author="Danilo Alves" w:date="2025-06-05T15:15:00Z"/>
        </w:rPr>
        <w:pPrChange w:id="376" w:author="Danilo Alves" w:date="2025-06-05T15:15:00Z">
          <w:pPr>
            <w:pStyle w:val="SemEspaamento"/>
            <w:ind w:firstLine="360"/>
          </w:pPr>
        </w:pPrChange>
      </w:pPr>
      <w:del w:id="377" w:author="Danilo Alves" w:date="2025-06-05T15:15:00Z">
        <w:r w:rsidDel="00883C45">
          <w:delText xml:space="preserve">Será desenvolvido um sistema de armazenamento estruturado, com base em banco de dados para registrar todas as variáveis coletadas durante os testes, incluindo dados sensoriais e métricas de consumo. Cada entrada será armazenada com </w:delText>
        </w:r>
        <w:r w:rsidR="003C67CE" w:rsidDel="00883C45">
          <w:delText>carimbo de tempo e identificação de contexto, facilitando buscas específicas e análises retroativas.</w:delText>
        </w:r>
      </w:del>
    </w:p>
    <w:p w14:paraId="325948B0" w14:textId="189941DD" w:rsidR="003C67CE" w:rsidRDefault="003C67CE">
      <w:pPr>
        <w:pStyle w:val="SemEspaamento"/>
        <w:ind w:firstLine="360"/>
      </w:pPr>
      <w:del w:id="378" w:author="Danilo Alves" w:date="2025-06-05T15:15:00Z">
        <w:r w:rsidDel="00883C45">
          <w:delText>Esse banco de dados servirá como base para futuras pesquisas, permitindo o reaproveitamento dos dados em novos modelos, testes comparativos e estudos sobre o desempenho da plataforma. Também permitirá a aplicação de ferramentas analíticas e visualização de dados para apoiar decisões de melhoria dos algoritmos e validação científica dos resultados.</w:delText>
        </w:r>
      </w:del>
    </w:p>
    <w:p w14:paraId="26465E2F" w14:textId="77777777" w:rsidR="003C67CE" w:rsidRDefault="003C67CE" w:rsidP="003C67CE">
      <w:pPr>
        <w:pStyle w:val="SemEspaamento"/>
        <w:ind w:firstLine="360"/>
      </w:pPr>
    </w:p>
    <w:p w14:paraId="7497E72B" w14:textId="4A80805E" w:rsidR="003C67CE" w:rsidRDefault="00883C45">
      <w:pPr>
        <w:pStyle w:val="Ttulo2"/>
        <w:pPrChange w:id="379" w:author="Danilo Alves" w:date="2025-06-05T15:15:00Z">
          <w:pPr>
            <w:pStyle w:val="SemEspaamento"/>
            <w:ind w:firstLine="360"/>
          </w:pPr>
        </w:pPrChange>
      </w:pPr>
      <w:ins w:id="380" w:author="Danilo Alves" w:date="2025-06-05T15:15:00Z">
        <w:r>
          <w:t xml:space="preserve"> </w:t>
        </w:r>
      </w:ins>
      <w:del w:id="381" w:author="Danilo Alves" w:date="2025-06-05T15:15:00Z">
        <w:r w:rsidR="003C67CE" w:rsidDel="00883C45">
          <w:delText xml:space="preserve">3.11. </w:delText>
        </w:r>
      </w:del>
      <w:bookmarkStart w:id="382" w:name="_Toc200029213"/>
      <w:r w:rsidR="003C67CE">
        <w:t>Comparação com modelos de consumo da literatura</w:t>
      </w:r>
      <w:bookmarkEnd w:id="382"/>
    </w:p>
    <w:p w14:paraId="028C625F" w14:textId="77777777" w:rsidR="003C67CE" w:rsidRDefault="003C67CE" w:rsidP="003C67CE">
      <w:pPr>
        <w:pStyle w:val="SemEspaamento"/>
        <w:ind w:firstLine="360"/>
      </w:pPr>
    </w:p>
    <w:p w14:paraId="375BB153" w14:textId="04D50027" w:rsidR="003C67CE" w:rsidRDefault="003C67CE" w:rsidP="00BD740B">
      <w:pPr>
        <w:pStyle w:val="SemEspaamento"/>
        <w:ind w:firstLine="360"/>
      </w:pPr>
      <w:r>
        <w:t>Por fim, os resultados obtidos com o sistema de estimação desenvolvido serão comparados com modelos de consumo energético descritos na literatura científica</w:t>
      </w:r>
      <w:r w:rsidR="00367788">
        <w:t xml:space="preserve">. </w:t>
      </w:r>
      <w:r>
        <w:t>A comparação será feita com base em métricas como erro médio absoluto, erro quadrático médio</w:t>
      </w:r>
      <w:r w:rsidR="00367788">
        <w:t xml:space="preserve"> </w:t>
      </w:r>
      <w:r>
        <w:t xml:space="preserve">e coeficiente de correlação, avaliando a aderência do modelo proposto às abordagens </w:t>
      </w:r>
      <w:r w:rsidR="00367788">
        <w:t xml:space="preserve">já </w:t>
      </w:r>
      <w:r>
        <w:t>consolidadas.</w:t>
      </w:r>
    </w:p>
    <w:p w14:paraId="1BDE8DAC" w14:textId="3D4BC51A" w:rsidR="00CD175A" w:rsidRDefault="003C67CE" w:rsidP="00CD175A">
      <w:pPr>
        <w:pStyle w:val="SemEspaamento"/>
        <w:rPr>
          <w:ins w:id="383" w:author="Danilo Alves" w:date="2025-06-05T15:16:00Z"/>
        </w:rPr>
      </w:pPr>
      <w:r>
        <w:t>Essa etapa permitirá verificar se os algoritmos desenvolvidos alcançam níveis de desempenho compatíveis com os melhores modelos existentes, e se há vantagens em relação à sua aplicação em contextos reais com instrumentação embarcada.</w:t>
      </w:r>
    </w:p>
    <w:p w14:paraId="3EC9821F" w14:textId="77777777" w:rsidR="00883C45" w:rsidRPr="00CD175A" w:rsidRDefault="00883C45" w:rsidP="00CD175A">
      <w:pPr>
        <w:pStyle w:val="SemEspaamento"/>
      </w:pPr>
    </w:p>
    <w:p w14:paraId="16FE5D10" w14:textId="77777777" w:rsidR="00883C45" w:rsidRDefault="00883C45">
      <w:pPr>
        <w:rPr>
          <w:ins w:id="384" w:author="Danilo Alves" w:date="2025-06-05T15:16:00Z"/>
          <w:rFonts w:eastAsiaTheme="majorEastAsia"/>
          <w:b/>
          <w:bCs/>
          <w:sz w:val="28"/>
          <w:szCs w:val="28"/>
        </w:rPr>
      </w:pPr>
      <w:ins w:id="385" w:author="Danilo Alves" w:date="2025-06-05T15:16:00Z">
        <w:r>
          <w:br w:type="page"/>
        </w:r>
      </w:ins>
    </w:p>
    <w:p w14:paraId="1E5DDC75" w14:textId="5391AF49" w:rsidR="00232679" w:rsidRDefault="006B3BC5" w:rsidP="00D67940">
      <w:pPr>
        <w:pStyle w:val="Ttulo1"/>
        <w:numPr>
          <w:ilvl w:val="0"/>
          <w:numId w:val="1"/>
        </w:numPr>
      </w:pPr>
      <w:bookmarkStart w:id="386" w:name="_Toc200029214"/>
      <w:r>
        <w:lastRenderedPageBreak/>
        <w:t>Cronograma</w:t>
      </w:r>
      <w:bookmarkEnd w:id="386"/>
    </w:p>
    <w:p w14:paraId="551286AD" w14:textId="77777777" w:rsidR="000F423C" w:rsidRPr="00AE398E" w:rsidRDefault="000F423C" w:rsidP="00F206A2">
      <w:pPr>
        <w:pStyle w:val="SemEspaamento"/>
      </w:pPr>
    </w:p>
    <w:p w14:paraId="63D6906C" w14:textId="44033B43" w:rsidR="006522EC" w:rsidRDefault="006522EC" w:rsidP="00A17D74">
      <w:pPr>
        <w:pStyle w:val="SemEspaamento"/>
      </w:pPr>
      <w:r w:rsidRPr="00A17D74">
        <w:t>Diante</w:t>
      </w:r>
      <w:r w:rsidR="00A17D74">
        <w:t xml:space="preserve"> da</w:t>
      </w:r>
      <w:r w:rsidRPr="006522EC">
        <w:t xml:space="preserve"> metodologia</w:t>
      </w:r>
      <w:r w:rsidR="00A17D74">
        <w:t xml:space="preserve"> apresentada na seção anterior (Seção 3)</w:t>
      </w:r>
      <w:r w:rsidR="00F10ADC">
        <w:t>, este trabalho</w:t>
      </w:r>
      <w:r w:rsidRPr="006522EC">
        <w:t xml:space="preserve"> seguirá os seguintes tópicos:</w:t>
      </w:r>
    </w:p>
    <w:p w14:paraId="3367EAA5" w14:textId="0D4D59CF" w:rsidR="000C6A83" w:rsidRDefault="000C6A83" w:rsidP="00F10ADC">
      <w:pPr>
        <w:pStyle w:val="SemEspaamento"/>
        <w:numPr>
          <w:ilvl w:val="0"/>
          <w:numId w:val="8"/>
        </w:numPr>
        <w:rPr>
          <w:ins w:id="387" w:author="Alexandre Júnior" w:date="2025-10-31T18:58:00Z" w16du:dateUtc="2025-10-31T21:58:00Z"/>
        </w:rPr>
      </w:pPr>
      <w:ins w:id="388" w:author="Alexandre Júnior" w:date="2025-10-31T18:56:00Z" w16du:dateUtc="2025-10-31T21:56:00Z">
        <w:r w:rsidRPr="000C6A83">
          <w:rPr>
            <w:highlight w:val="cyan"/>
            <w:rPrChange w:id="389" w:author="Alexandre Júnior" w:date="2025-10-31T18:56:00Z" w16du:dateUtc="2025-10-31T21:56:00Z">
              <w:rPr/>
            </w:rPrChange>
          </w:rPr>
          <w:t>Desenvolvimento dos sensores de tensão e corrente;</w:t>
        </w:r>
      </w:ins>
    </w:p>
    <w:p w14:paraId="7A893B2D" w14:textId="0175F043" w:rsidR="00683A9E" w:rsidRDefault="00683A9E" w:rsidP="00F10ADC">
      <w:pPr>
        <w:pStyle w:val="SemEspaamento"/>
        <w:numPr>
          <w:ilvl w:val="0"/>
          <w:numId w:val="8"/>
        </w:numPr>
        <w:rPr>
          <w:ins w:id="390" w:author="Alexandre Júnior" w:date="2025-10-31T18:56:00Z" w16du:dateUtc="2025-10-31T21:56:00Z"/>
        </w:rPr>
      </w:pPr>
      <w:ins w:id="391" w:author="Alexandre Júnior" w:date="2025-10-31T18:58:00Z" w16du:dateUtc="2025-10-31T21:58:00Z">
        <w:r w:rsidRPr="00683A9E">
          <w:rPr>
            <w:highlight w:val="cyan"/>
            <w:rPrChange w:id="392" w:author="Alexandre Júnior" w:date="2025-10-31T18:59:00Z" w16du:dateUtc="2025-10-31T21:59:00Z">
              <w:rPr/>
            </w:rPrChange>
          </w:rPr>
          <w:t>Prototipação e teste</w:t>
        </w:r>
      </w:ins>
      <w:ins w:id="393" w:author="Alexandre Júnior" w:date="2025-10-31T18:59:00Z" w16du:dateUtc="2025-10-31T21:59:00Z">
        <w:r w:rsidRPr="00683A9E">
          <w:rPr>
            <w:highlight w:val="cyan"/>
            <w:rPrChange w:id="394" w:author="Alexandre Júnior" w:date="2025-10-31T18:59:00Z" w16du:dateUtc="2025-10-31T21:59:00Z">
              <w:rPr/>
            </w:rPrChange>
          </w:rPr>
          <w:t>s dos sensores;</w:t>
        </w:r>
      </w:ins>
    </w:p>
    <w:p w14:paraId="43114EC9" w14:textId="28E9FBA6" w:rsidR="00F10ADC" w:rsidRDefault="00F10ADC" w:rsidP="00F10ADC">
      <w:pPr>
        <w:pStyle w:val="SemEspaamento"/>
        <w:numPr>
          <w:ilvl w:val="0"/>
          <w:numId w:val="8"/>
        </w:numPr>
        <w:rPr>
          <w:ins w:id="395" w:author="Alexandre Júnior" w:date="2025-10-31T18:57:00Z" w16du:dateUtc="2025-10-31T21:57:00Z"/>
        </w:rPr>
      </w:pPr>
      <w:r>
        <w:t>Instalação dos sensores necessários;</w:t>
      </w:r>
    </w:p>
    <w:p w14:paraId="526B9A9A" w14:textId="5BD69151" w:rsidR="000C6A83" w:rsidRDefault="000C6A83" w:rsidP="00F10ADC">
      <w:pPr>
        <w:pStyle w:val="SemEspaamento"/>
        <w:numPr>
          <w:ilvl w:val="0"/>
          <w:numId w:val="8"/>
        </w:numPr>
      </w:pPr>
      <w:ins w:id="396" w:author="Alexandre Júnior" w:date="2025-10-31T18:57:00Z" w16du:dateUtc="2025-10-31T21:57:00Z">
        <w:r w:rsidRPr="000C6A83">
          <w:rPr>
            <w:highlight w:val="cyan"/>
            <w:rPrChange w:id="397" w:author="Alexandre Júnior" w:date="2025-10-31T18:58:00Z" w16du:dateUtc="2025-10-31T21:58:00Z">
              <w:rPr/>
            </w:rPrChange>
          </w:rPr>
          <w:t>Desenvolvimento do modelo de aquisição de dados e comunicação com a interface gráfica;</w:t>
        </w:r>
      </w:ins>
    </w:p>
    <w:p w14:paraId="03839984" w14:textId="434CAC1E" w:rsidR="00F10ADC" w:rsidRDefault="00F10ADC" w:rsidP="00F10ADC">
      <w:pPr>
        <w:pStyle w:val="SemEspaamento"/>
        <w:numPr>
          <w:ilvl w:val="0"/>
          <w:numId w:val="8"/>
        </w:numPr>
      </w:pPr>
      <w:r>
        <w:t>Desenvolvimento da interface gráfica;</w:t>
      </w:r>
    </w:p>
    <w:p w14:paraId="567B0144" w14:textId="6F73CBD2" w:rsidR="00F10ADC" w:rsidRDefault="00F10ADC" w:rsidP="00F10ADC">
      <w:pPr>
        <w:pStyle w:val="SemEspaamento"/>
        <w:numPr>
          <w:ilvl w:val="0"/>
          <w:numId w:val="8"/>
        </w:numPr>
      </w:pPr>
      <w:r>
        <w:t>Integração com ROS;</w:t>
      </w:r>
    </w:p>
    <w:p w14:paraId="1F71068A" w14:textId="72D13F2F" w:rsidR="00F10ADC" w:rsidRDefault="00883C45">
      <w:pPr>
        <w:pStyle w:val="PargrafodaLista"/>
        <w:numPr>
          <w:ilvl w:val="0"/>
          <w:numId w:val="8"/>
        </w:numPr>
        <w:pPrChange w:id="398" w:author="Danilo Alves" w:date="2025-06-05T15:17:00Z">
          <w:pPr>
            <w:pStyle w:val="SemEspaamento"/>
            <w:numPr>
              <w:numId w:val="8"/>
            </w:numPr>
            <w:ind w:left="720" w:hanging="360"/>
          </w:pPr>
        </w:pPrChange>
      </w:pPr>
      <w:ins w:id="399" w:author="Danilo Alves" w:date="2025-06-05T15:17:00Z">
        <w:r w:rsidRPr="00883C45">
          <w:t>Desenvolvimento do sistema de estimação de consumo</w:t>
        </w:r>
      </w:ins>
      <w:del w:id="400" w:author="Danilo Alves" w:date="2025-06-05T15:17:00Z">
        <w:r w:rsidR="00F10ADC" w:rsidDel="00883C45">
          <w:delText>Desenvolvimento do algoritmo controle de navegação</w:delText>
        </w:r>
      </w:del>
      <w:r w:rsidR="00F10ADC">
        <w:t>;</w:t>
      </w:r>
    </w:p>
    <w:p w14:paraId="35814B2F" w14:textId="116AB161" w:rsidR="00F10ADC" w:rsidRDefault="00883C45" w:rsidP="00F10ADC">
      <w:pPr>
        <w:pStyle w:val="SemEspaamento"/>
        <w:numPr>
          <w:ilvl w:val="0"/>
          <w:numId w:val="8"/>
        </w:numPr>
      </w:pPr>
      <w:ins w:id="401" w:author="Danilo Alves" w:date="2025-06-05T15:18:00Z">
        <w:r>
          <w:t>Análise e modelagem da relação entre demanda e topologia da rota</w:t>
        </w:r>
      </w:ins>
      <w:del w:id="402" w:author="Danilo Alves" w:date="2025-06-05T15:18:00Z">
        <w:r w:rsidR="00F10ADC" w:rsidDel="00883C45">
          <w:delText>Desenvolvimento do algoritmo de detecção e desvio de obstáculo</w:delText>
        </w:r>
      </w:del>
      <w:r w:rsidR="00F10ADC">
        <w:t>;</w:t>
      </w:r>
    </w:p>
    <w:p w14:paraId="362F5CAD" w14:textId="37E5AF9E" w:rsidR="00F10ADC" w:rsidRDefault="00683A9E" w:rsidP="00F10ADC">
      <w:pPr>
        <w:pStyle w:val="SemEspaamento"/>
        <w:numPr>
          <w:ilvl w:val="0"/>
          <w:numId w:val="8"/>
        </w:numPr>
      </w:pPr>
      <w:ins w:id="403" w:author="Alexandre Júnior" w:date="2025-10-31T19:00:00Z" w16du:dateUtc="2025-10-31T22:00:00Z">
        <w:r w:rsidRPr="00683A9E">
          <w:rPr>
            <w:highlight w:val="cyan"/>
            <w:rPrChange w:id="404" w:author="Alexandre Júnior" w:date="2025-10-31T19:00:00Z" w16du:dateUtc="2025-10-31T22:00:00Z">
              <w:rPr/>
            </w:rPrChange>
          </w:rPr>
          <w:t>Testes em campo,</w:t>
        </w:r>
        <w:r>
          <w:t xml:space="preserve"> </w:t>
        </w:r>
      </w:ins>
      <w:ins w:id="405" w:author="Danilo Alves" w:date="2025-06-05T15:18:00Z">
        <w:del w:id="406" w:author="Alexandre Júnior" w:date="2025-10-31T19:00:00Z" w16du:dateUtc="2025-10-31T22:00:00Z">
          <w:r w:rsidR="00883C45" w:rsidDel="00683A9E">
            <w:delText>V</w:delText>
          </w:r>
        </w:del>
      </w:ins>
      <w:ins w:id="407" w:author="Alexandre Júnior" w:date="2025-10-31T19:00:00Z" w16du:dateUtc="2025-10-31T22:00:00Z">
        <w:r>
          <w:t>v</w:t>
        </w:r>
      </w:ins>
      <w:ins w:id="408" w:author="Danilo Alves" w:date="2025-06-05T15:18:00Z">
        <w:r w:rsidR="00883C45">
          <w:t>alidação experimental e refinamento do modelo</w:t>
        </w:r>
      </w:ins>
      <w:del w:id="409" w:author="Danilo Alves" w:date="2025-06-05T15:18:00Z">
        <w:r w:rsidR="00F10ADC" w:rsidDel="00883C45">
          <w:delText>Aplicação de testes para validação dos sistemas</w:delText>
        </w:r>
      </w:del>
      <w:r w:rsidR="00F10ADC">
        <w:t>;</w:t>
      </w:r>
    </w:p>
    <w:p w14:paraId="296D8721" w14:textId="69481ADB" w:rsidR="00F10ADC" w:rsidRDefault="00F10ADC" w:rsidP="00F10ADC">
      <w:pPr>
        <w:pStyle w:val="SemEspaamento"/>
        <w:numPr>
          <w:ilvl w:val="0"/>
          <w:numId w:val="8"/>
        </w:numPr>
      </w:pPr>
      <w:r>
        <w:t>Escrita do relatório final e artigo cientifico para documentação dos métodos</w:t>
      </w:r>
      <w:r w:rsidR="00A17D74">
        <w:t xml:space="preserve"> utilizados</w:t>
      </w:r>
      <w:r>
        <w:t xml:space="preserve"> e resultados</w:t>
      </w:r>
      <w:r w:rsidR="00A17D74">
        <w:t xml:space="preserve"> obtidos</w:t>
      </w:r>
      <w:r>
        <w:t>;</w:t>
      </w:r>
    </w:p>
    <w:p w14:paraId="24EA6C75" w14:textId="01366C14" w:rsidR="006522EC" w:rsidRDefault="006522EC" w:rsidP="00A17D74">
      <w:pPr>
        <w:pStyle w:val="SemEspaamento"/>
      </w:pPr>
    </w:p>
    <w:p w14:paraId="4A384620" w14:textId="6C04AB93" w:rsidR="00A17D74" w:rsidRDefault="00A17D74" w:rsidP="00A17D74">
      <w:pPr>
        <w:pStyle w:val="SemEspaamento"/>
      </w:pPr>
      <w:r>
        <w:t>Dessa forma, tem-se o cronograma de atividades, sendo os números de 1 a 7 correspondentes aos tópicos listados acima.</w:t>
      </w:r>
    </w:p>
    <w:p w14:paraId="77C98B50" w14:textId="77777777" w:rsidR="00A17D74" w:rsidRDefault="00A17D74" w:rsidP="00A17D74">
      <w:pPr>
        <w:pStyle w:val="SemEspaamento"/>
      </w:pPr>
    </w:p>
    <w:tbl>
      <w:tblPr>
        <w:tblStyle w:val="Tabelacomgrade"/>
        <w:tblW w:w="5260" w:type="pct"/>
        <w:tblLook w:val="04A0" w:firstRow="1" w:lastRow="0" w:firstColumn="1" w:lastColumn="0" w:noHBand="0" w:noVBand="1"/>
      </w:tblPr>
      <w:tblGrid>
        <w:gridCol w:w="2128"/>
        <w:gridCol w:w="568"/>
        <w:gridCol w:w="568"/>
        <w:gridCol w:w="568"/>
        <w:gridCol w:w="567"/>
        <w:gridCol w:w="567"/>
        <w:gridCol w:w="567"/>
        <w:gridCol w:w="568"/>
        <w:gridCol w:w="567"/>
        <w:gridCol w:w="567"/>
        <w:gridCol w:w="567"/>
        <w:gridCol w:w="567"/>
        <w:gridCol w:w="567"/>
      </w:tblGrid>
      <w:tr w:rsidR="008F0794" w14:paraId="04E0F16C" w14:textId="1573136B" w:rsidTr="008F0794">
        <w:trPr>
          <w:trHeight w:val="397"/>
        </w:trPr>
        <w:tc>
          <w:tcPr>
            <w:tcW w:w="1191" w:type="pct"/>
            <w:vAlign w:val="center"/>
          </w:tcPr>
          <w:p w14:paraId="6A304350" w14:textId="65EE4266" w:rsidR="008F0794" w:rsidRPr="007C3D99" w:rsidRDefault="008F0794" w:rsidP="007C3D99">
            <w:pPr>
              <w:jc w:val="center"/>
              <w:rPr>
                <w:b/>
                <w:bCs/>
              </w:rPr>
            </w:pPr>
            <w:r w:rsidRPr="007C3D99">
              <w:rPr>
                <w:b/>
                <w:bCs/>
              </w:rPr>
              <w:t>Atividade / Mês</w:t>
            </w:r>
          </w:p>
        </w:tc>
        <w:tc>
          <w:tcPr>
            <w:tcW w:w="317" w:type="pct"/>
            <w:vAlign w:val="center"/>
          </w:tcPr>
          <w:p w14:paraId="58933731" w14:textId="3F6E35BB" w:rsidR="008F0794" w:rsidRPr="008F0794" w:rsidRDefault="008F0794" w:rsidP="008F0794">
            <w:pPr>
              <w:jc w:val="center"/>
              <w:rPr>
                <w:b/>
                <w:bCs/>
              </w:rPr>
            </w:pPr>
            <w:r w:rsidRPr="008F0794">
              <w:rPr>
                <w:b/>
                <w:bCs/>
              </w:rPr>
              <w:t>1</w:t>
            </w:r>
          </w:p>
        </w:tc>
        <w:tc>
          <w:tcPr>
            <w:tcW w:w="317" w:type="pct"/>
            <w:vAlign w:val="center"/>
          </w:tcPr>
          <w:p w14:paraId="22B9388E" w14:textId="2690ABDF" w:rsidR="008F0794" w:rsidRPr="008F0794" w:rsidRDefault="008F0794" w:rsidP="008F0794">
            <w:pPr>
              <w:jc w:val="center"/>
              <w:rPr>
                <w:b/>
                <w:bCs/>
              </w:rPr>
            </w:pPr>
            <w:r w:rsidRPr="008F0794">
              <w:rPr>
                <w:b/>
                <w:bCs/>
              </w:rPr>
              <w:t>2</w:t>
            </w:r>
          </w:p>
        </w:tc>
        <w:tc>
          <w:tcPr>
            <w:tcW w:w="317" w:type="pct"/>
            <w:vAlign w:val="center"/>
          </w:tcPr>
          <w:p w14:paraId="36BB6CB0" w14:textId="171E43A2" w:rsidR="008F0794" w:rsidRPr="008F0794" w:rsidRDefault="008F0794" w:rsidP="008F0794">
            <w:pPr>
              <w:jc w:val="center"/>
              <w:rPr>
                <w:b/>
                <w:bCs/>
              </w:rPr>
            </w:pPr>
            <w:r w:rsidRPr="008F0794">
              <w:rPr>
                <w:b/>
                <w:bCs/>
              </w:rPr>
              <w:t>3</w:t>
            </w:r>
          </w:p>
        </w:tc>
        <w:tc>
          <w:tcPr>
            <w:tcW w:w="317" w:type="pct"/>
            <w:vAlign w:val="center"/>
          </w:tcPr>
          <w:p w14:paraId="4F457241" w14:textId="7F156B79" w:rsidR="008F0794" w:rsidRPr="008F0794" w:rsidRDefault="008F0794" w:rsidP="008F0794">
            <w:pPr>
              <w:jc w:val="center"/>
              <w:rPr>
                <w:b/>
                <w:bCs/>
              </w:rPr>
            </w:pPr>
            <w:r w:rsidRPr="008F0794">
              <w:rPr>
                <w:b/>
                <w:bCs/>
              </w:rPr>
              <w:t>4</w:t>
            </w:r>
          </w:p>
        </w:tc>
        <w:tc>
          <w:tcPr>
            <w:tcW w:w="317" w:type="pct"/>
            <w:vAlign w:val="center"/>
          </w:tcPr>
          <w:p w14:paraId="363D0B0B" w14:textId="73C9080D" w:rsidR="008F0794" w:rsidRPr="008F0794" w:rsidRDefault="008F0794" w:rsidP="008F0794">
            <w:pPr>
              <w:jc w:val="center"/>
              <w:rPr>
                <w:b/>
                <w:bCs/>
              </w:rPr>
            </w:pPr>
            <w:r w:rsidRPr="008F0794">
              <w:rPr>
                <w:b/>
                <w:bCs/>
              </w:rPr>
              <w:t>5</w:t>
            </w:r>
          </w:p>
        </w:tc>
        <w:tc>
          <w:tcPr>
            <w:tcW w:w="317" w:type="pct"/>
            <w:vAlign w:val="center"/>
          </w:tcPr>
          <w:p w14:paraId="5EDD8042" w14:textId="208365D2" w:rsidR="008F0794" w:rsidRPr="008F0794" w:rsidRDefault="008F0794" w:rsidP="008F0794">
            <w:pPr>
              <w:jc w:val="center"/>
              <w:rPr>
                <w:b/>
                <w:bCs/>
              </w:rPr>
            </w:pPr>
            <w:r w:rsidRPr="008F0794">
              <w:rPr>
                <w:b/>
                <w:bCs/>
              </w:rPr>
              <w:t>6</w:t>
            </w:r>
          </w:p>
        </w:tc>
        <w:tc>
          <w:tcPr>
            <w:tcW w:w="317" w:type="pct"/>
            <w:vAlign w:val="center"/>
          </w:tcPr>
          <w:p w14:paraId="728E46F4" w14:textId="6BE5F749" w:rsidR="008F0794" w:rsidRPr="008F0794" w:rsidRDefault="008F0794" w:rsidP="008F0794">
            <w:pPr>
              <w:jc w:val="center"/>
              <w:rPr>
                <w:b/>
                <w:bCs/>
              </w:rPr>
            </w:pPr>
            <w:r w:rsidRPr="008F0794">
              <w:rPr>
                <w:b/>
                <w:bCs/>
              </w:rPr>
              <w:t>7</w:t>
            </w:r>
          </w:p>
        </w:tc>
        <w:tc>
          <w:tcPr>
            <w:tcW w:w="317" w:type="pct"/>
            <w:vAlign w:val="center"/>
          </w:tcPr>
          <w:p w14:paraId="5744FCD2" w14:textId="704CAF17" w:rsidR="008F0794" w:rsidRPr="008F0794" w:rsidRDefault="008F0794" w:rsidP="008F0794">
            <w:pPr>
              <w:jc w:val="center"/>
              <w:rPr>
                <w:b/>
                <w:bCs/>
              </w:rPr>
            </w:pPr>
            <w:r w:rsidRPr="008F0794">
              <w:rPr>
                <w:b/>
                <w:bCs/>
              </w:rPr>
              <w:t>8</w:t>
            </w:r>
          </w:p>
        </w:tc>
        <w:tc>
          <w:tcPr>
            <w:tcW w:w="317" w:type="pct"/>
            <w:vAlign w:val="center"/>
          </w:tcPr>
          <w:p w14:paraId="0CA3D9A3" w14:textId="48E6040F" w:rsidR="008F0794" w:rsidRPr="008F0794" w:rsidRDefault="008F0794" w:rsidP="008F0794">
            <w:pPr>
              <w:jc w:val="center"/>
              <w:rPr>
                <w:b/>
                <w:bCs/>
              </w:rPr>
            </w:pPr>
            <w:r w:rsidRPr="008F0794">
              <w:rPr>
                <w:b/>
                <w:bCs/>
              </w:rPr>
              <w:t>9</w:t>
            </w:r>
          </w:p>
        </w:tc>
        <w:tc>
          <w:tcPr>
            <w:tcW w:w="317" w:type="pct"/>
            <w:vAlign w:val="center"/>
          </w:tcPr>
          <w:p w14:paraId="7549AAD6" w14:textId="37BD1736" w:rsidR="008F0794" w:rsidRPr="008F0794" w:rsidRDefault="008F0794" w:rsidP="008F0794">
            <w:pPr>
              <w:jc w:val="center"/>
              <w:rPr>
                <w:b/>
                <w:bCs/>
              </w:rPr>
            </w:pPr>
            <w:r w:rsidRPr="008F0794">
              <w:rPr>
                <w:b/>
                <w:bCs/>
              </w:rPr>
              <w:t>10</w:t>
            </w:r>
          </w:p>
        </w:tc>
        <w:tc>
          <w:tcPr>
            <w:tcW w:w="317" w:type="pct"/>
            <w:vAlign w:val="center"/>
          </w:tcPr>
          <w:p w14:paraId="4A7B6E4A" w14:textId="1076DE45" w:rsidR="008F0794" w:rsidRPr="008F0794" w:rsidRDefault="008F0794" w:rsidP="008F0794">
            <w:pPr>
              <w:jc w:val="center"/>
              <w:rPr>
                <w:b/>
                <w:bCs/>
              </w:rPr>
            </w:pPr>
            <w:r w:rsidRPr="008F0794">
              <w:rPr>
                <w:b/>
                <w:bCs/>
              </w:rPr>
              <w:t>11</w:t>
            </w:r>
          </w:p>
        </w:tc>
        <w:tc>
          <w:tcPr>
            <w:tcW w:w="317" w:type="pct"/>
            <w:vAlign w:val="center"/>
          </w:tcPr>
          <w:p w14:paraId="713089A6" w14:textId="340327EB" w:rsidR="008F0794" w:rsidRPr="008F0794" w:rsidRDefault="008F0794" w:rsidP="008F0794">
            <w:pPr>
              <w:jc w:val="center"/>
              <w:rPr>
                <w:b/>
                <w:bCs/>
              </w:rPr>
            </w:pPr>
            <w:r w:rsidRPr="008F0794">
              <w:rPr>
                <w:b/>
                <w:bCs/>
              </w:rPr>
              <w:t>12</w:t>
            </w:r>
          </w:p>
        </w:tc>
      </w:tr>
      <w:tr w:rsidR="008F0794" w14:paraId="4FABBAC5" w14:textId="35DE3073" w:rsidTr="008F0794">
        <w:trPr>
          <w:trHeight w:val="397"/>
        </w:trPr>
        <w:tc>
          <w:tcPr>
            <w:tcW w:w="1191" w:type="pct"/>
            <w:vAlign w:val="center"/>
          </w:tcPr>
          <w:p w14:paraId="449A8058" w14:textId="743B84DF" w:rsidR="008F0794" w:rsidRPr="008F0794" w:rsidRDefault="008F0794" w:rsidP="007C3D99">
            <w:pPr>
              <w:jc w:val="center"/>
              <w:rPr>
                <w:b/>
                <w:bCs/>
              </w:rPr>
            </w:pPr>
            <w:r w:rsidRPr="008F0794">
              <w:rPr>
                <w:b/>
                <w:bCs/>
              </w:rPr>
              <w:t>1</w:t>
            </w:r>
          </w:p>
        </w:tc>
        <w:tc>
          <w:tcPr>
            <w:tcW w:w="318" w:type="pct"/>
            <w:shd w:val="clear" w:color="auto" w:fill="7F7F7F" w:themeFill="text1" w:themeFillTint="80"/>
            <w:vAlign w:val="bottom"/>
          </w:tcPr>
          <w:p w14:paraId="763A8E13" w14:textId="77777777" w:rsidR="008F0794" w:rsidRDefault="008F0794" w:rsidP="008F0794">
            <w:pPr>
              <w:jc w:val="center"/>
            </w:pPr>
          </w:p>
        </w:tc>
        <w:tc>
          <w:tcPr>
            <w:tcW w:w="318" w:type="pct"/>
            <w:vAlign w:val="bottom"/>
          </w:tcPr>
          <w:p w14:paraId="3F697480" w14:textId="77777777" w:rsidR="008F0794" w:rsidRDefault="008F0794" w:rsidP="008F0794">
            <w:pPr>
              <w:jc w:val="center"/>
            </w:pPr>
          </w:p>
        </w:tc>
        <w:tc>
          <w:tcPr>
            <w:tcW w:w="318" w:type="pct"/>
            <w:vAlign w:val="bottom"/>
          </w:tcPr>
          <w:p w14:paraId="4BA7273E" w14:textId="77777777" w:rsidR="008F0794" w:rsidRDefault="008F0794" w:rsidP="008F0794">
            <w:pPr>
              <w:jc w:val="center"/>
            </w:pPr>
          </w:p>
        </w:tc>
        <w:tc>
          <w:tcPr>
            <w:tcW w:w="317" w:type="pct"/>
            <w:vAlign w:val="bottom"/>
          </w:tcPr>
          <w:p w14:paraId="66996012" w14:textId="77777777" w:rsidR="008F0794" w:rsidRDefault="008F0794" w:rsidP="008F0794">
            <w:pPr>
              <w:jc w:val="center"/>
            </w:pPr>
          </w:p>
        </w:tc>
        <w:tc>
          <w:tcPr>
            <w:tcW w:w="317" w:type="pct"/>
            <w:vAlign w:val="bottom"/>
          </w:tcPr>
          <w:p w14:paraId="2507779F" w14:textId="77777777" w:rsidR="008F0794" w:rsidRDefault="008F0794" w:rsidP="008F0794">
            <w:pPr>
              <w:jc w:val="center"/>
            </w:pPr>
          </w:p>
        </w:tc>
        <w:tc>
          <w:tcPr>
            <w:tcW w:w="317" w:type="pct"/>
            <w:vAlign w:val="bottom"/>
          </w:tcPr>
          <w:p w14:paraId="2A84C383" w14:textId="77777777" w:rsidR="008F0794" w:rsidRDefault="008F0794" w:rsidP="008F0794">
            <w:pPr>
              <w:jc w:val="center"/>
            </w:pPr>
          </w:p>
        </w:tc>
        <w:tc>
          <w:tcPr>
            <w:tcW w:w="318" w:type="pct"/>
            <w:vAlign w:val="bottom"/>
          </w:tcPr>
          <w:p w14:paraId="424D4DA2" w14:textId="77777777" w:rsidR="008F0794" w:rsidRDefault="008F0794" w:rsidP="008F0794">
            <w:pPr>
              <w:jc w:val="center"/>
            </w:pPr>
          </w:p>
        </w:tc>
        <w:tc>
          <w:tcPr>
            <w:tcW w:w="317" w:type="pct"/>
            <w:vAlign w:val="bottom"/>
          </w:tcPr>
          <w:p w14:paraId="2AA81FE9" w14:textId="77777777" w:rsidR="008F0794" w:rsidRDefault="008F0794" w:rsidP="008F0794">
            <w:pPr>
              <w:jc w:val="center"/>
            </w:pPr>
          </w:p>
        </w:tc>
        <w:tc>
          <w:tcPr>
            <w:tcW w:w="317" w:type="pct"/>
            <w:vAlign w:val="bottom"/>
          </w:tcPr>
          <w:p w14:paraId="0EDD023E" w14:textId="77777777" w:rsidR="008F0794" w:rsidRDefault="008F0794" w:rsidP="008F0794">
            <w:pPr>
              <w:jc w:val="center"/>
            </w:pPr>
          </w:p>
        </w:tc>
        <w:tc>
          <w:tcPr>
            <w:tcW w:w="317" w:type="pct"/>
            <w:vAlign w:val="bottom"/>
          </w:tcPr>
          <w:p w14:paraId="7B6031CB" w14:textId="77777777" w:rsidR="008F0794" w:rsidRDefault="008F0794" w:rsidP="008F0794">
            <w:pPr>
              <w:jc w:val="center"/>
            </w:pPr>
          </w:p>
        </w:tc>
        <w:tc>
          <w:tcPr>
            <w:tcW w:w="317" w:type="pct"/>
            <w:vAlign w:val="bottom"/>
          </w:tcPr>
          <w:p w14:paraId="2F044896" w14:textId="77777777" w:rsidR="008F0794" w:rsidRDefault="008F0794" w:rsidP="008F0794">
            <w:pPr>
              <w:jc w:val="center"/>
            </w:pPr>
          </w:p>
        </w:tc>
        <w:tc>
          <w:tcPr>
            <w:tcW w:w="317" w:type="pct"/>
            <w:vAlign w:val="bottom"/>
          </w:tcPr>
          <w:p w14:paraId="022CA05C" w14:textId="77777777" w:rsidR="008F0794" w:rsidRDefault="008F0794" w:rsidP="008F0794">
            <w:pPr>
              <w:jc w:val="center"/>
            </w:pPr>
          </w:p>
        </w:tc>
      </w:tr>
      <w:tr w:rsidR="008F0794" w14:paraId="627A6C16" w14:textId="0D2B7D14" w:rsidTr="008F0794">
        <w:trPr>
          <w:trHeight w:val="397"/>
        </w:trPr>
        <w:tc>
          <w:tcPr>
            <w:tcW w:w="1191" w:type="pct"/>
            <w:vAlign w:val="center"/>
          </w:tcPr>
          <w:p w14:paraId="0A2904E4" w14:textId="2A6541D9" w:rsidR="008F0794" w:rsidRPr="008F0794" w:rsidRDefault="008F0794" w:rsidP="007C3D99">
            <w:pPr>
              <w:jc w:val="center"/>
              <w:rPr>
                <w:b/>
                <w:bCs/>
              </w:rPr>
            </w:pPr>
            <w:r w:rsidRPr="008F0794">
              <w:rPr>
                <w:b/>
                <w:bCs/>
              </w:rPr>
              <w:t>2</w:t>
            </w:r>
          </w:p>
        </w:tc>
        <w:tc>
          <w:tcPr>
            <w:tcW w:w="318" w:type="pct"/>
            <w:vAlign w:val="bottom"/>
          </w:tcPr>
          <w:p w14:paraId="62AD52D4" w14:textId="77777777" w:rsidR="008F0794" w:rsidRDefault="008F0794" w:rsidP="008F0794">
            <w:pPr>
              <w:jc w:val="center"/>
            </w:pPr>
          </w:p>
        </w:tc>
        <w:tc>
          <w:tcPr>
            <w:tcW w:w="318" w:type="pct"/>
            <w:shd w:val="clear" w:color="auto" w:fill="7F7F7F" w:themeFill="text1" w:themeFillTint="80"/>
            <w:vAlign w:val="bottom"/>
          </w:tcPr>
          <w:p w14:paraId="2E4F6B1B" w14:textId="77777777" w:rsidR="008F0794" w:rsidRDefault="008F0794" w:rsidP="008F0794">
            <w:pPr>
              <w:jc w:val="center"/>
            </w:pPr>
          </w:p>
        </w:tc>
        <w:tc>
          <w:tcPr>
            <w:tcW w:w="318" w:type="pct"/>
            <w:shd w:val="clear" w:color="auto" w:fill="7F7F7F" w:themeFill="text1" w:themeFillTint="80"/>
            <w:vAlign w:val="bottom"/>
          </w:tcPr>
          <w:p w14:paraId="37CCA75A" w14:textId="77777777" w:rsidR="008F0794" w:rsidRDefault="008F0794" w:rsidP="008F0794">
            <w:pPr>
              <w:jc w:val="center"/>
            </w:pPr>
          </w:p>
        </w:tc>
        <w:tc>
          <w:tcPr>
            <w:tcW w:w="317" w:type="pct"/>
            <w:vAlign w:val="bottom"/>
          </w:tcPr>
          <w:p w14:paraId="413CF88B" w14:textId="77777777" w:rsidR="008F0794" w:rsidRDefault="008F0794" w:rsidP="008F0794">
            <w:pPr>
              <w:jc w:val="center"/>
            </w:pPr>
          </w:p>
        </w:tc>
        <w:tc>
          <w:tcPr>
            <w:tcW w:w="317" w:type="pct"/>
            <w:vAlign w:val="bottom"/>
          </w:tcPr>
          <w:p w14:paraId="5B17C5F6" w14:textId="77777777" w:rsidR="008F0794" w:rsidRDefault="008F0794" w:rsidP="008F0794">
            <w:pPr>
              <w:jc w:val="center"/>
            </w:pPr>
          </w:p>
        </w:tc>
        <w:tc>
          <w:tcPr>
            <w:tcW w:w="317" w:type="pct"/>
            <w:vAlign w:val="bottom"/>
          </w:tcPr>
          <w:p w14:paraId="3A124390" w14:textId="77777777" w:rsidR="008F0794" w:rsidRDefault="008F0794" w:rsidP="008F0794">
            <w:pPr>
              <w:jc w:val="center"/>
            </w:pPr>
          </w:p>
        </w:tc>
        <w:tc>
          <w:tcPr>
            <w:tcW w:w="318" w:type="pct"/>
            <w:vAlign w:val="bottom"/>
          </w:tcPr>
          <w:p w14:paraId="69B6B2F1" w14:textId="77777777" w:rsidR="008F0794" w:rsidRDefault="008F0794" w:rsidP="008F0794">
            <w:pPr>
              <w:jc w:val="center"/>
            </w:pPr>
          </w:p>
        </w:tc>
        <w:tc>
          <w:tcPr>
            <w:tcW w:w="317" w:type="pct"/>
            <w:vAlign w:val="bottom"/>
          </w:tcPr>
          <w:p w14:paraId="20FBBA45" w14:textId="77777777" w:rsidR="008F0794" w:rsidRDefault="008F0794" w:rsidP="008F0794">
            <w:pPr>
              <w:jc w:val="center"/>
            </w:pPr>
          </w:p>
        </w:tc>
        <w:tc>
          <w:tcPr>
            <w:tcW w:w="317" w:type="pct"/>
            <w:vAlign w:val="bottom"/>
          </w:tcPr>
          <w:p w14:paraId="7425A010" w14:textId="77777777" w:rsidR="008F0794" w:rsidRDefault="008F0794" w:rsidP="008F0794">
            <w:pPr>
              <w:jc w:val="center"/>
            </w:pPr>
          </w:p>
        </w:tc>
        <w:tc>
          <w:tcPr>
            <w:tcW w:w="317" w:type="pct"/>
            <w:vAlign w:val="bottom"/>
          </w:tcPr>
          <w:p w14:paraId="5E642A66" w14:textId="77777777" w:rsidR="008F0794" w:rsidRDefault="008F0794" w:rsidP="008F0794">
            <w:pPr>
              <w:jc w:val="center"/>
            </w:pPr>
          </w:p>
        </w:tc>
        <w:tc>
          <w:tcPr>
            <w:tcW w:w="317" w:type="pct"/>
            <w:vAlign w:val="bottom"/>
          </w:tcPr>
          <w:p w14:paraId="7DC6BEC2" w14:textId="77777777" w:rsidR="008F0794" w:rsidRDefault="008F0794" w:rsidP="008F0794">
            <w:pPr>
              <w:jc w:val="center"/>
            </w:pPr>
          </w:p>
        </w:tc>
        <w:tc>
          <w:tcPr>
            <w:tcW w:w="317" w:type="pct"/>
            <w:vAlign w:val="bottom"/>
          </w:tcPr>
          <w:p w14:paraId="698DF328" w14:textId="77777777" w:rsidR="008F0794" w:rsidRDefault="008F0794" w:rsidP="008F0794">
            <w:pPr>
              <w:jc w:val="center"/>
            </w:pPr>
          </w:p>
        </w:tc>
      </w:tr>
      <w:tr w:rsidR="008F0794" w14:paraId="766FDF54" w14:textId="7BD9411F" w:rsidTr="008F0794">
        <w:trPr>
          <w:trHeight w:val="397"/>
        </w:trPr>
        <w:tc>
          <w:tcPr>
            <w:tcW w:w="1191" w:type="pct"/>
            <w:vAlign w:val="center"/>
          </w:tcPr>
          <w:p w14:paraId="0D9185F3" w14:textId="099BDC5B" w:rsidR="008F0794" w:rsidRPr="008F0794" w:rsidRDefault="008F0794" w:rsidP="007C3D99">
            <w:pPr>
              <w:jc w:val="center"/>
              <w:rPr>
                <w:b/>
                <w:bCs/>
              </w:rPr>
            </w:pPr>
            <w:r w:rsidRPr="008F0794">
              <w:rPr>
                <w:b/>
                <w:bCs/>
              </w:rPr>
              <w:t>3</w:t>
            </w:r>
          </w:p>
        </w:tc>
        <w:tc>
          <w:tcPr>
            <w:tcW w:w="318" w:type="pct"/>
            <w:vAlign w:val="bottom"/>
          </w:tcPr>
          <w:p w14:paraId="22CC7BB8" w14:textId="77777777" w:rsidR="008F0794" w:rsidRDefault="008F0794" w:rsidP="008F0794">
            <w:pPr>
              <w:jc w:val="center"/>
            </w:pPr>
          </w:p>
        </w:tc>
        <w:tc>
          <w:tcPr>
            <w:tcW w:w="318" w:type="pct"/>
            <w:vAlign w:val="bottom"/>
          </w:tcPr>
          <w:p w14:paraId="19B2FD6A" w14:textId="77777777" w:rsidR="008F0794" w:rsidRDefault="008F0794" w:rsidP="008F0794">
            <w:pPr>
              <w:jc w:val="center"/>
            </w:pPr>
          </w:p>
        </w:tc>
        <w:tc>
          <w:tcPr>
            <w:tcW w:w="318" w:type="pct"/>
            <w:shd w:val="clear" w:color="auto" w:fill="7F7F7F" w:themeFill="text1" w:themeFillTint="80"/>
            <w:vAlign w:val="bottom"/>
          </w:tcPr>
          <w:p w14:paraId="02B08E7F" w14:textId="77777777" w:rsidR="008F0794" w:rsidRDefault="008F0794" w:rsidP="008F0794">
            <w:pPr>
              <w:jc w:val="center"/>
            </w:pPr>
          </w:p>
        </w:tc>
        <w:tc>
          <w:tcPr>
            <w:tcW w:w="317" w:type="pct"/>
            <w:shd w:val="clear" w:color="auto" w:fill="7F7F7F" w:themeFill="text1" w:themeFillTint="80"/>
            <w:vAlign w:val="bottom"/>
          </w:tcPr>
          <w:p w14:paraId="4A576073" w14:textId="77777777" w:rsidR="008F0794" w:rsidRDefault="008F0794" w:rsidP="008F0794">
            <w:pPr>
              <w:jc w:val="center"/>
            </w:pPr>
          </w:p>
        </w:tc>
        <w:tc>
          <w:tcPr>
            <w:tcW w:w="317" w:type="pct"/>
            <w:shd w:val="clear" w:color="auto" w:fill="7F7F7F" w:themeFill="text1" w:themeFillTint="80"/>
            <w:vAlign w:val="bottom"/>
          </w:tcPr>
          <w:p w14:paraId="151BEC1B" w14:textId="77777777" w:rsidR="008F0794" w:rsidRDefault="008F0794" w:rsidP="008F0794">
            <w:pPr>
              <w:jc w:val="center"/>
            </w:pPr>
          </w:p>
        </w:tc>
        <w:tc>
          <w:tcPr>
            <w:tcW w:w="317" w:type="pct"/>
            <w:vAlign w:val="bottom"/>
          </w:tcPr>
          <w:p w14:paraId="6B3D877F" w14:textId="77777777" w:rsidR="008F0794" w:rsidRDefault="008F0794" w:rsidP="008F0794">
            <w:pPr>
              <w:jc w:val="center"/>
            </w:pPr>
          </w:p>
        </w:tc>
        <w:tc>
          <w:tcPr>
            <w:tcW w:w="318" w:type="pct"/>
            <w:vAlign w:val="bottom"/>
          </w:tcPr>
          <w:p w14:paraId="3283FC1D" w14:textId="77777777" w:rsidR="008F0794" w:rsidRDefault="008F0794" w:rsidP="008F0794">
            <w:pPr>
              <w:jc w:val="center"/>
            </w:pPr>
          </w:p>
        </w:tc>
        <w:tc>
          <w:tcPr>
            <w:tcW w:w="317" w:type="pct"/>
            <w:vAlign w:val="bottom"/>
          </w:tcPr>
          <w:p w14:paraId="0C6BAA72" w14:textId="77777777" w:rsidR="008F0794" w:rsidRDefault="008F0794" w:rsidP="008F0794">
            <w:pPr>
              <w:jc w:val="center"/>
            </w:pPr>
          </w:p>
        </w:tc>
        <w:tc>
          <w:tcPr>
            <w:tcW w:w="317" w:type="pct"/>
            <w:vAlign w:val="bottom"/>
          </w:tcPr>
          <w:p w14:paraId="19769CF3" w14:textId="77777777" w:rsidR="008F0794" w:rsidRDefault="008F0794" w:rsidP="008F0794">
            <w:pPr>
              <w:jc w:val="center"/>
            </w:pPr>
          </w:p>
        </w:tc>
        <w:tc>
          <w:tcPr>
            <w:tcW w:w="317" w:type="pct"/>
            <w:vAlign w:val="bottom"/>
          </w:tcPr>
          <w:p w14:paraId="08CC8357" w14:textId="77777777" w:rsidR="008F0794" w:rsidRDefault="008F0794" w:rsidP="008F0794">
            <w:pPr>
              <w:jc w:val="center"/>
            </w:pPr>
          </w:p>
        </w:tc>
        <w:tc>
          <w:tcPr>
            <w:tcW w:w="317" w:type="pct"/>
            <w:vAlign w:val="bottom"/>
          </w:tcPr>
          <w:p w14:paraId="75CE588F" w14:textId="77777777" w:rsidR="008F0794" w:rsidRDefault="008F0794" w:rsidP="008F0794">
            <w:pPr>
              <w:jc w:val="center"/>
            </w:pPr>
          </w:p>
        </w:tc>
        <w:tc>
          <w:tcPr>
            <w:tcW w:w="317" w:type="pct"/>
            <w:vAlign w:val="bottom"/>
          </w:tcPr>
          <w:p w14:paraId="3BDD1B9F" w14:textId="77777777" w:rsidR="008F0794" w:rsidRDefault="008F0794" w:rsidP="008F0794">
            <w:pPr>
              <w:jc w:val="center"/>
            </w:pPr>
          </w:p>
        </w:tc>
      </w:tr>
      <w:tr w:rsidR="008F0794" w14:paraId="5C2D5391" w14:textId="2E29BCEA" w:rsidTr="008F0794">
        <w:trPr>
          <w:trHeight w:val="397"/>
        </w:trPr>
        <w:tc>
          <w:tcPr>
            <w:tcW w:w="1191" w:type="pct"/>
            <w:vAlign w:val="center"/>
          </w:tcPr>
          <w:p w14:paraId="3CD79D8A" w14:textId="7F009133" w:rsidR="008F0794" w:rsidRPr="008F0794" w:rsidRDefault="008F0794" w:rsidP="007C3D99">
            <w:pPr>
              <w:jc w:val="center"/>
              <w:rPr>
                <w:b/>
                <w:bCs/>
              </w:rPr>
            </w:pPr>
            <w:r w:rsidRPr="008F0794">
              <w:rPr>
                <w:b/>
                <w:bCs/>
              </w:rPr>
              <w:t>4</w:t>
            </w:r>
          </w:p>
        </w:tc>
        <w:tc>
          <w:tcPr>
            <w:tcW w:w="318" w:type="pct"/>
            <w:vAlign w:val="bottom"/>
          </w:tcPr>
          <w:p w14:paraId="36C39312" w14:textId="77777777" w:rsidR="008F0794" w:rsidRDefault="008F0794" w:rsidP="008F0794">
            <w:pPr>
              <w:jc w:val="center"/>
            </w:pPr>
          </w:p>
        </w:tc>
        <w:tc>
          <w:tcPr>
            <w:tcW w:w="318" w:type="pct"/>
            <w:vAlign w:val="bottom"/>
          </w:tcPr>
          <w:p w14:paraId="07EDEE83" w14:textId="77777777" w:rsidR="008F0794" w:rsidRDefault="008F0794" w:rsidP="008F0794">
            <w:pPr>
              <w:jc w:val="center"/>
            </w:pPr>
          </w:p>
        </w:tc>
        <w:tc>
          <w:tcPr>
            <w:tcW w:w="318" w:type="pct"/>
            <w:vAlign w:val="bottom"/>
          </w:tcPr>
          <w:p w14:paraId="4DE3CA51" w14:textId="77777777" w:rsidR="008F0794" w:rsidRDefault="008F0794" w:rsidP="008F0794">
            <w:pPr>
              <w:jc w:val="center"/>
            </w:pPr>
          </w:p>
        </w:tc>
        <w:tc>
          <w:tcPr>
            <w:tcW w:w="317" w:type="pct"/>
            <w:vAlign w:val="bottom"/>
          </w:tcPr>
          <w:p w14:paraId="36D55E24" w14:textId="77777777" w:rsidR="008F0794" w:rsidRDefault="008F0794" w:rsidP="008F0794">
            <w:pPr>
              <w:jc w:val="center"/>
            </w:pPr>
          </w:p>
        </w:tc>
        <w:tc>
          <w:tcPr>
            <w:tcW w:w="317" w:type="pct"/>
            <w:shd w:val="clear" w:color="auto" w:fill="7F7F7F" w:themeFill="text1" w:themeFillTint="80"/>
            <w:vAlign w:val="bottom"/>
          </w:tcPr>
          <w:p w14:paraId="32896751" w14:textId="77777777" w:rsidR="008F0794" w:rsidRDefault="008F0794" w:rsidP="008F0794">
            <w:pPr>
              <w:jc w:val="center"/>
            </w:pPr>
          </w:p>
        </w:tc>
        <w:tc>
          <w:tcPr>
            <w:tcW w:w="317" w:type="pct"/>
            <w:shd w:val="clear" w:color="auto" w:fill="7F7F7F" w:themeFill="text1" w:themeFillTint="80"/>
            <w:vAlign w:val="bottom"/>
          </w:tcPr>
          <w:p w14:paraId="5C4D58E7" w14:textId="77777777" w:rsidR="008F0794" w:rsidRDefault="008F0794" w:rsidP="008F0794">
            <w:pPr>
              <w:jc w:val="center"/>
            </w:pPr>
          </w:p>
        </w:tc>
        <w:tc>
          <w:tcPr>
            <w:tcW w:w="318" w:type="pct"/>
            <w:shd w:val="clear" w:color="auto" w:fill="7F7F7F" w:themeFill="text1" w:themeFillTint="80"/>
            <w:vAlign w:val="bottom"/>
          </w:tcPr>
          <w:p w14:paraId="1E5884E4" w14:textId="77777777" w:rsidR="008F0794" w:rsidRDefault="008F0794" w:rsidP="008F0794">
            <w:pPr>
              <w:jc w:val="center"/>
            </w:pPr>
          </w:p>
        </w:tc>
        <w:tc>
          <w:tcPr>
            <w:tcW w:w="317" w:type="pct"/>
            <w:shd w:val="clear" w:color="auto" w:fill="7F7F7F" w:themeFill="text1" w:themeFillTint="80"/>
            <w:vAlign w:val="bottom"/>
          </w:tcPr>
          <w:p w14:paraId="44EED2AE" w14:textId="77777777" w:rsidR="008F0794" w:rsidRDefault="008F0794" w:rsidP="008F0794">
            <w:pPr>
              <w:jc w:val="center"/>
            </w:pPr>
          </w:p>
        </w:tc>
        <w:tc>
          <w:tcPr>
            <w:tcW w:w="317" w:type="pct"/>
            <w:vAlign w:val="bottom"/>
          </w:tcPr>
          <w:p w14:paraId="19152B5D" w14:textId="77777777" w:rsidR="008F0794" w:rsidRDefault="008F0794" w:rsidP="008F0794">
            <w:pPr>
              <w:jc w:val="center"/>
            </w:pPr>
          </w:p>
        </w:tc>
        <w:tc>
          <w:tcPr>
            <w:tcW w:w="317" w:type="pct"/>
            <w:vAlign w:val="bottom"/>
          </w:tcPr>
          <w:p w14:paraId="666B6AB0" w14:textId="77777777" w:rsidR="008F0794" w:rsidRDefault="008F0794" w:rsidP="008F0794">
            <w:pPr>
              <w:jc w:val="center"/>
            </w:pPr>
          </w:p>
        </w:tc>
        <w:tc>
          <w:tcPr>
            <w:tcW w:w="317" w:type="pct"/>
            <w:vAlign w:val="bottom"/>
          </w:tcPr>
          <w:p w14:paraId="0E1DB7C9" w14:textId="77777777" w:rsidR="008F0794" w:rsidRDefault="008F0794" w:rsidP="008F0794">
            <w:pPr>
              <w:jc w:val="center"/>
            </w:pPr>
          </w:p>
        </w:tc>
        <w:tc>
          <w:tcPr>
            <w:tcW w:w="317" w:type="pct"/>
            <w:vAlign w:val="bottom"/>
          </w:tcPr>
          <w:p w14:paraId="4C6E88F4" w14:textId="77777777" w:rsidR="008F0794" w:rsidRDefault="008F0794" w:rsidP="008F0794">
            <w:pPr>
              <w:jc w:val="center"/>
            </w:pPr>
          </w:p>
        </w:tc>
      </w:tr>
      <w:tr w:rsidR="008F0794" w14:paraId="46DD241B" w14:textId="67473E04" w:rsidTr="008F0794">
        <w:trPr>
          <w:trHeight w:val="397"/>
        </w:trPr>
        <w:tc>
          <w:tcPr>
            <w:tcW w:w="1191" w:type="pct"/>
            <w:vAlign w:val="center"/>
          </w:tcPr>
          <w:p w14:paraId="51EBD823" w14:textId="53CF51E1" w:rsidR="008F0794" w:rsidRPr="008F0794" w:rsidRDefault="008F0794" w:rsidP="007C3D99">
            <w:pPr>
              <w:jc w:val="center"/>
              <w:rPr>
                <w:b/>
                <w:bCs/>
              </w:rPr>
            </w:pPr>
            <w:r w:rsidRPr="008F0794">
              <w:rPr>
                <w:b/>
                <w:bCs/>
              </w:rPr>
              <w:t>5</w:t>
            </w:r>
          </w:p>
        </w:tc>
        <w:tc>
          <w:tcPr>
            <w:tcW w:w="318" w:type="pct"/>
            <w:vAlign w:val="bottom"/>
          </w:tcPr>
          <w:p w14:paraId="5FCF9739" w14:textId="77777777" w:rsidR="008F0794" w:rsidRDefault="008F0794" w:rsidP="008F0794">
            <w:pPr>
              <w:jc w:val="center"/>
            </w:pPr>
          </w:p>
        </w:tc>
        <w:tc>
          <w:tcPr>
            <w:tcW w:w="318" w:type="pct"/>
            <w:vAlign w:val="bottom"/>
          </w:tcPr>
          <w:p w14:paraId="39E93DC0" w14:textId="77777777" w:rsidR="008F0794" w:rsidRDefault="008F0794" w:rsidP="008F0794">
            <w:pPr>
              <w:jc w:val="center"/>
            </w:pPr>
          </w:p>
        </w:tc>
        <w:tc>
          <w:tcPr>
            <w:tcW w:w="318" w:type="pct"/>
            <w:vAlign w:val="bottom"/>
          </w:tcPr>
          <w:p w14:paraId="43F2B2A3" w14:textId="77777777" w:rsidR="008F0794" w:rsidRDefault="008F0794" w:rsidP="008F0794">
            <w:pPr>
              <w:jc w:val="center"/>
            </w:pPr>
          </w:p>
        </w:tc>
        <w:tc>
          <w:tcPr>
            <w:tcW w:w="317" w:type="pct"/>
            <w:vAlign w:val="bottom"/>
          </w:tcPr>
          <w:p w14:paraId="50BBE06B" w14:textId="77777777" w:rsidR="008F0794" w:rsidRDefault="008F0794" w:rsidP="008F0794">
            <w:pPr>
              <w:jc w:val="center"/>
            </w:pPr>
          </w:p>
        </w:tc>
        <w:tc>
          <w:tcPr>
            <w:tcW w:w="317" w:type="pct"/>
            <w:vAlign w:val="bottom"/>
          </w:tcPr>
          <w:p w14:paraId="529D5478" w14:textId="77777777" w:rsidR="008F0794" w:rsidRDefault="008F0794" w:rsidP="008F0794">
            <w:pPr>
              <w:jc w:val="center"/>
            </w:pPr>
          </w:p>
        </w:tc>
        <w:tc>
          <w:tcPr>
            <w:tcW w:w="317" w:type="pct"/>
            <w:vAlign w:val="bottom"/>
          </w:tcPr>
          <w:p w14:paraId="78BE5323" w14:textId="77777777" w:rsidR="008F0794" w:rsidRDefault="008F0794" w:rsidP="008F0794">
            <w:pPr>
              <w:jc w:val="center"/>
            </w:pPr>
          </w:p>
        </w:tc>
        <w:tc>
          <w:tcPr>
            <w:tcW w:w="318" w:type="pct"/>
            <w:vAlign w:val="bottom"/>
          </w:tcPr>
          <w:p w14:paraId="388853DC" w14:textId="77777777" w:rsidR="008F0794" w:rsidRDefault="008F0794" w:rsidP="008F0794">
            <w:pPr>
              <w:jc w:val="center"/>
            </w:pPr>
          </w:p>
        </w:tc>
        <w:tc>
          <w:tcPr>
            <w:tcW w:w="317" w:type="pct"/>
            <w:shd w:val="clear" w:color="auto" w:fill="7F7F7F" w:themeFill="text1" w:themeFillTint="80"/>
            <w:vAlign w:val="bottom"/>
          </w:tcPr>
          <w:p w14:paraId="6105F95C" w14:textId="77777777" w:rsidR="008F0794" w:rsidRDefault="008F0794" w:rsidP="008F0794">
            <w:pPr>
              <w:jc w:val="center"/>
            </w:pPr>
          </w:p>
        </w:tc>
        <w:tc>
          <w:tcPr>
            <w:tcW w:w="317" w:type="pct"/>
            <w:shd w:val="clear" w:color="auto" w:fill="7F7F7F" w:themeFill="text1" w:themeFillTint="80"/>
            <w:vAlign w:val="bottom"/>
          </w:tcPr>
          <w:p w14:paraId="3D3C217A" w14:textId="77777777" w:rsidR="008F0794" w:rsidRDefault="008F0794" w:rsidP="008F0794">
            <w:pPr>
              <w:jc w:val="center"/>
            </w:pPr>
          </w:p>
        </w:tc>
        <w:tc>
          <w:tcPr>
            <w:tcW w:w="317" w:type="pct"/>
            <w:shd w:val="clear" w:color="auto" w:fill="7F7F7F" w:themeFill="text1" w:themeFillTint="80"/>
            <w:vAlign w:val="bottom"/>
          </w:tcPr>
          <w:p w14:paraId="1CE7FFE2" w14:textId="77777777" w:rsidR="008F0794" w:rsidRDefault="008F0794" w:rsidP="008F0794">
            <w:pPr>
              <w:jc w:val="center"/>
            </w:pPr>
          </w:p>
        </w:tc>
        <w:tc>
          <w:tcPr>
            <w:tcW w:w="317" w:type="pct"/>
            <w:vAlign w:val="bottom"/>
          </w:tcPr>
          <w:p w14:paraId="66495047" w14:textId="77777777" w:rsidR="008F0794" w:rsidRDefault="008F0794" w:rsidP="008F0794">
            <w:pPr>
              <w:jc w:val="center"/>
            </w:pPr>
          </w:p>
        </w:tc>
        <w:tc>
          <w:tcPr>
            <w:tcW w:w="317" w:type="pct"/>
            <w:vAlign w:val="bottom"/>
          </w:tcPr>
          <w:p w14:paraId="65CBF831" w14:textId="77777777" w:rsidR="008F0794" w:rsidRDefault="008F0794" w:rsidP="008F0794">
            <w:pPr>
              <w:jc w:val="center"/>
            </w:pPr>
          </w:p>
        </w:tc>
      </w:tr>
      <w:tr w:rsidR="008F0794" w14:paraId="09EA4948" w14:textId="627744C0" w:rsidTr="008F0794">
        <w:trPr>
          <w:trHeight w:val="397"/>
        </w:trPr>
        <w:tc>
          <w:tcPr>
            <w:tcW w:w="1191" w:type="pct"/>
            <w:vAlign w:val="center"/>
          </w:tcPr>
          <w:p w14:paraId="2CBEF108" w14:textId="5385046C" w:rsidR="008F0794" w:rsidRPr="008F0794" w:rsidRDefault="008F0794" w:rsidP="007C3D99">
            <w:pPr>
              <w:jc w:val="center"/>
              <w:rPr>
                <w:b/>
                <w:bCs/>
              </w:rPr>
            </w:pPr>
            <w:r w:rsidRPr="008F0794">
              <w:rPr>
                <w:b/>
                <w:bCs/>
              </w:rPr>
              <w:t>6</w:t>
            </w:r>
          </w:p>
        </w:tc>
        <w:tc>
          <w:tcPr>
            <w:tcW w:w="318" w:type="pct"/>
            <w:vAlign w:val="bottom"/>
          </w:tcPr>
          <w:p w14:paraId="343195DA" w14:textId="77777777" w:rsidR="008F0794" w:rsidRDefault="008F0794" w:rsidP="008F0794">
            <w:pPr>
              <w:jc w:val="center"/>
            </w:pPr>
          </w:p>
        </w:tc>
        <w:tc>
          <w:tcPr>
            <w:tcW w:w="318" w:type="pct"/>
            <w:vAlign w:val="bottom"/>
          </w:tcPr>
          <w:p w14:paraId="6D4E8CC8" w14:textId="77777777" w:rsidR="008F0794" w:rsidRDefault="008F0794" w:rsidP="008F0794">
            <w:pPr>
              <w:jc w:val="center"/>
            </w:pPr>
          </w:p>
        </w:tc>
        <w:tc>
          <w:tcPr>
            <w:tcW w:w="318" w:type="pct"/>
            <w:vAlign w:val="bottom"/>
          </w:tcPr>
          <w:p w14:paraId="797BC485" w14:textId="77777777" w:rsidR="008F0794" w:rsidRDefault="008F0794" w:rsidP="008F0794">
            <w:pPr>
              <w:jc w:val="center"/>
            </w:pPr>
          </w:p>
        </w:tc>
        <w:tc>
          <w:tcPr>
            <w:tcW w:w="317" w:type="pct"/>
            <w:vAlign w:val="bottom"/>
          </w:tcPr>
          <w:p w14:paraId="1C2F29DD" w14:textId="77777777" w:rsidR="008F0794" w:rsidRDefault="008F0794" w:rsidP="008F0794">
            <w:pPr>
              <w:jc w:val="center"/>
            </w:pPr>
          </w:p>
        </w:tc>
        <w:tc>
          <w:tcPr>
            <w:tcW w:w="317" w:type="pct"/>
            <w:vAlign w:val="bottom"/>
          </w:tcPr>
          <w:p w14:paraId="5865CD63" w14:textId="77777777" w:rsidR="008F0794" w:rsidRDefault="008F0794" w:rsidP="008F0794">
            <w:pPr>
              <w:jc w:val="center"/>
            </w:pPr>
          </w:p>
        </w:tc>
        <w:tc>
          <w:tcPr>
            <w:tcW w:w="317" w:type="pct"/>
            <w:vAlign w:val="bottom"/>
          </w:tcPr>
          <w:p w14:paraId="54854174" w14:textId="77777777" w:rsidR="008F0794" w:rsidRDefault="008F0794" w:rsidP="008F0794">
            <w:pPr>
              <w:jc w:val="center"/>
            </w:pPr>
          </w:p>
        </w:tc>
        <w:tc>
          <w:tcPr>
            <w:tcW w:w="318" w:type="pct"/>
            <w:vAlign w:val="bottom"/>
          </w:tcPr>
          <w:p w14:paraId="172CEDF6" w14:textId="77777777" w:rsidR="008F0794" w:rsidRDefault="008F0794" w:rsidP="008F0794">
            <w:pPr>
              <w:jc w:val="center"/>
            </w:pPr>
          </w:p>
        </w:tc>
        <w:tc>
          <w:tcPr>
            <w:tcW w:w="317" w:type="pct"/>
            <w:vAlign w:val="bottom"/>
          </w:tcPr>
          <w:p w14:paraId="31B1C2A5" w14:textId="77777777" w:rsidR="008F0794" w:rsidRDefault="008F0794" w:rsidP="008F0794">
            <w:pPr>
              <w:jc w:val="center"/>
            </w:pPr>
          </w:p>
        </w:tc>
        <w:tc>
          <w:tcPr>
            <w:tcW w:w="317" w:type="pct"/>
            <w:vAlign w:val="bottom"/>
          </w:tcPr>
          <w:p w14:paraId="0B850A56" w14:textId="77777777" w:rsidR="008F0794" w:rsidRDefault="008F0794" w:rsidP="008F0794">
            <w:pPr>
              <w:jc w:val="center"/>
            </w:pPr>
          </w:p>
        </w:tc>
        <w:tc>
          <w:tcPr>
            <w:tcW w:w="317" w:type="pct"/>
            <w:vAlign w:val="bottom"/>
          </w:tcPr>
          <w:p w14:paraId="22311E95" w14:textId="77777777" w:rsidR="008F0794" w:rsidRDefault="008F0794" w:rsidP="008F0794">
            <w:pPr>
              <w:jc w:val="center"/>
            </w:pPr>
          </w:p>
        </w:tc>
        <w:tc>
          <w:tcPr>
            <w:tcW w:w="317" w:type="pct"/>
            <w:shd w:val="clear" w:color="auto" w:fill="7F7F7F" w:themeFill="text1" w:themeFillTint="80"/>
            <w:vAlign w:val="bottom"/>
          </w:tcPr>
          <w:p w14:paraId="109E9D39" w14:textId="77777777" w:rsidR="008F0794" w:rsidRDefault="008F0794" w:rsidP="008F0794">
            <w:pPr>
              <w:jc w:val="center"/>
            </w:pPr>
          </w:p>
        </w:tc>
        <w:tc>
          <w:tcPr>
            <w:tcW w:w="317" w:type="pct"/>
            <w:vAlign w:val="bottom"/>
          </w:tcPr>
          <w:p w14:paraId="7EC4EA4E" w14:textId="77777777" w:rsidR="008F0794" w:rsidRDefault="008F0794" w:rsidP="008F0794">
            <w:pPr>
              <w:jc w:val="center"/>
            </w:pPr>
          </w:p>
        </w:tc>
      </w:tr>
      <w:tr w:rsidR="008F0794" w14:paraId="48EF6CA8" w14:textId="404732EF" w:rsidTr="008F0794">
        <w:trPr>
          <w:trHeight w:val="397"/>
        </w:trPr>
        <w:tc>
          <w:tcPr>
            <w:tcW w:w="1191" w:type="pct"/>
            <w:vAlign w:val="center"/>
          </w:tcPr>
          <w:p w14:paraId="7C09FFEE" w14:textId="60D48EA8" w:rsidR="008F0794" w:rsidRPr="008F0794" w:rsidRDefault="008F0794" w:rsidP="007C3D99">
            <w:pPr>
              <w:jc w:val="center"/>
              <w:rPr>
                <w:b/>
                <w:bCs/>
              </w:rPr>
            </w:pPr>
            <w:r w:rsidRPr="008F0794">
              <w:rPr>
                <w:b/>
                <w:bCs/>
              </w:rPr>
              <w:t>7</w:t>
            </w:r>
          </w:p>
        </w:tc>
        <w:tc>
          <w:tcPr>
            <w:tcW w:w="318" w:type="pct"/>
            <w:vAlign w:val="bottom"/>
          </w:tcPr>
          <w:p w14:paraId="26AC572E" w14:textId="77777777" w:rsidR="008F0794" w:rsidRDefault="008F0794" w:rsidP="008F0794">
            <w:pPr>
              <w:jc w:val="center"/>
            </w:pPr>
          </w:p>
        </w:tc>
        <w:tc>
          <w:tcPr>
            <w:tcW w:w="318" w:type="pct"/>
            <w:vAlign w:val="bottom"/>
          </w:tcPr>
          <w:p w14:paraId="3C995428" w14:textId="77777777" w:rsidR="008F0794" w:rsidRDefault="008F0794" w:rsidP="008F0794">
            <w:pPr>
              <w:jc w:val="center"/>
            </w:pPr>
          </w:p>
        </w:tc>
        <w:tc>
          <w:tcPr>
            <w:tcW w:w="318" w:type="pct"/>
            <w:vAlign w:val="bottom"/>
          </w:tcPr>
          <w:p w14:paraId="613E5134" w14:textId="77777777" w:rsidR="008F0794" w:rsidRDefault="008F0794" w:rsidP="008F0794">
            <w:pPr>
              <w:jc w:val="center"/>
            </w:pPr>
          </w:p>
        </w:tc>
        <w:tc>
          <w:tcPr>
            <w:tcW w:w="317" w:type="pct"/>
            <w:vAlign w:val="bottom"/>
          </w:tcPr>
          <w:p w14:paraId="2EBE2D74" w14:textId="77777777" w:rsidR="008F0794" w:rsidRDefault="008F0794" w:rsidP="008F0794">
            <w:pPr>
              <w:jc w:val="center"/>
            </w:pPr>
          </w:p>
        </w:tc>
        <w:tc>
          <w:tcPr>
            <w:tcW w:w="317" w:type="pct"/>
            <w:vAlign w:val="bottom"/>
          </w:tcPr>
          <w:p w14:paraId="50E294C1" w14:textId="77777777" w:rsidR="008F0794" w:rsidRDefault="008F0794" w:rsidP="008F0794">
            <w:pPr>
              <w:jc w:val="center"/>
            </w:pPr>
          </w:p>
        </w:tc>
        <w:tc>
          <w:tcPr>
            <w:tcW w:w="317" w:type="pct"/>
            <w:vAlign w:val="bottom"/>
          </w:tcPr>
          <w:p w14:paraId="1F71933F" w14:textId="77777777" w:rsidR="008F0794" w:rsidRDefault="008F0794" w:rsidP="008F0794">
            <w:pPr>
              <w:jc w:val="center"/>
            </w:pPr>
          </w:p>
        </w:tc>
        <w:tc>
          <w:tcPr>
            <w:tcW w:w="318" w:type="pct"/>
            <w:vAlign w:val="bottom"/>
          </w:tcPr>
          <w:p w14:paraId="632A9746" w14:textId="77777777" w:rsidR="008F0794" w:rsidRDefault="008F0794" w:rsidP="008F0794">
            <w:pPr>
              <w:jc w:val="center"/>
            </w:pPr>
          </w:p>
        </w:tc>
        <w:tc>
          <w:tcPr>
            <w:tcW w:w="317" w:type="pct"/>
            <w:vAlign w:val="bottom"/>
          </w:tcPr>
          <w:p w14:paraId="73FA4BE4" w14:textId="77777777" w:rsidR="008F0794" w:rsidRDefault="008F0794" w:rsidP="008F0794">
            <w:pPr>
              <w:jc w:val="center"/>
            </w:pPr>
          </w:p>
        </w:tc>
        <w:tc>
          <w:tcPr>
            <w:tcW w:w="317" w:type="pct"/>
            <w:vAlign w:val="bottom"/>
          </w:tcPr>
          <w:p w14:paraId="643E6682" w14:textId="77777777" w:rsidR="008F0794" w:rsidRDefault="008F0794" w:rsidP="008F0794">
            <w:pPr>
              <w:jc w:val="center"/>
            </w:pPr>
          </w:p>
        </w:tc>
        <w:tc>
          <w:tcPr>
            <w:tcW w:w="317" w:type="pct"/>
            <w:vAlign w:val="bottom"/>
          </w:tcPr>
          <w:p w14:paraId="29C32C48" w14:textId="77777777" w:rsidR="008F0794" w:rsidRDefault="008F0794" w:rsidP="008F0794">
            <w:pPr>
              <w:jc w:val="center"/>
            </w:pPr>
          </w:p>
        </w:tc>
        <w:tc>
          <w:tcPr>
            <w:tcW w:w="317" w:type="pct"/>
            <w:vAlign w:val="bottom"/>
          </w:tcPr>
          <w:p w14:paraId="6326BF99" w14:textId="77777777" w:rsidR="008F0794" w:rsidRDefault="008F0794" w:rsidP="008F0794">
            <w:pPr>
              <w:jc w:val="center"/>
            </w:pPr>
          </w:p>
        </w:tc>
        <w:tc>
          <w:tcPr>
            <w:tcW w:w="317" w:type="pct"/>
            <w:shd w:val="clear" w:color="auto" w:fill="7F7F7F" w:themeFill="text1" w:themeFillTint="80"/>
            <w:vAlign w:val="bottom"/>
          </w:tcPr>
          <w:p w14:paraId="19752DE4" w14:textId="77777777" w:rsidR="008F0794" w:rsidRDefault="008F0794" w:rsidP="008F0794">
            <w:pPr>
              <w:jc w:val="center"/>
            </w:pPr>
          </w:p>
        </w:tc>
      </w:tr>
    </w:tbl>
    <w:p w14:paraId="5C372C31" w14:textId="745BBDEB" w:rsidR="008F0794" w:rsidRDefault="008F0794" w:rsidP="006522EC">
      <w:pPr>
        <w:pStyle w:val="SemEspaamento"/>
        <w:ind w:firstLine="0"/>
        <w:rPr>
          <w:rFonts w:eastAsiaTheme="majorEastAsia"/>
          <w:sz w:val="28"/>
          <w:szCs w:val="28"/>
        </w:rPr>
      </w:pPr>
    </w:p>
    <w:p w14:paraId="7E91D21C" w14:textId="77777777" w:rsidR="008F0794" w:rsidRDefault="008F0794">
      <w:pPr>
        <w:rPr>
          <w:rFonts w:eastAsiaTheme="majorEastAsia"/>
          <w:sz w:val="28"/>
          <w:szCs w:val="28"/>
        </w:rPr>
      </w:pPr>
      <w:r>
        <w:rPr>
          <w:rFonts w:eastAsiaTheme="majorEastAsia"/>
          <w:sz w:val="28"/>
          <w:szCs w:val="28"/>
        </w:rPr>
        <w:br w:type="page"/>
      </w:r>
    </w:p>
    <w:p w14:paraId="78801985" w14:textId="18FED424" w:rsidR="008E4B0B" w:rsidRDefault="00232679" w:rsidP="00D67940">
      <w:pPr>
        <w:pStyle w:val="Ttulo1"/>
        <w:numPr>
          <w:ilvl w:val="0"/>
          <w:numId w:val="1"/>
        </w:numPr>
      </w:pPr>
      <w:bookmarkStart w:id="410" w:name="_Toc200029215"/>
      <w:r w:rsidRPr="00232679">
        <w:lastRenderedPageBreak/>
        <w:t>Referências</w:t>
      </w:r>
      <w:bookmarkEnd w:id="410"/>
    </w:p>
    <w:p w14:paraId="3DF86221" w14:textId="77777777" w:rsidR="009A3716" w:rsidRDefault="009A3716" w:rsidP="009A3716">
      <w:pPr>
        <w:pStyle w:val="SemEspaamento"/>
        <w:ind w:firstLine="0"/>
      </w:pPr>
    </w:p>
    <w:p w14:paraId="6DEF4CF4" w14:textId="68911D11" w:rsidR="00725786" w:rsidRPr="00F206A2" w:rsidRDefault="00725786" w:rsidP="009A3716">
      <w:pPr>
        <w:pStyle w:val="SemEspaamento"/>
        <w:ind w:firstLine="0"/>
        <w:rPr>
          <w:lang w:val="en-US"/>
        </w:rPr>
      </w:pPr>
      <w:r>
        <w:t xml:space="preserve">[1] </w:t>
      </w:r>
      <w:r w:rsidRPr="00725786">
        <w:t xml:space="preserve">CARVALHO, Carlos Henrique Ribeiro de; GUEDES, Erivelton Pires. Balanço da primeira década de ação pela segurança no trânsito no Brasil e perspectivas para a segunda década. </w:t>
      </w:r>
      <w:r w:rsidRPr="00F206A2">
        <w:rPr>
          <w:lang w:val="en-US"/>
        </w:rPr>
        <w:t>Brasília, DF: Ipea, nov. 2023. (Dirur: Nota Técnica, 42).</w:t>
      </w:r>
    </w:p>
    <w:p w14:paraId="18A0B870" w14:textId="77777777" w:rsidR="00725786" w:rsidRPr="00F206A2" w:rsidRDefault="00725786" w:rsidP="009A3716">
      <w:pPr>
        <w:pStyle w:val="SemEspaamento"/>
        <w:ind w:firstLine="0"/>
        <w:rPr>
          <w:lang w:val="en-US"/>
        </w:rPr>
      </w:pPr>
    </w:p>
    <w:p w14:paraId="1CBACF9A" w14:textId="7F699F66" w:rsidR="00725786" w:rsidRDefault="00725786" w:rsidP="009A3716">
      <w:pPr>
        <w:pStyle w:val="SemEspaamento"/>
        <w:ind w:firstLine="0"/>
      </w:pPr>
      <w:r w:rsidRPr="00F206A2">
        <w:rPr>
          <w:lang w:val="en-US"/>
        </w:rPr>
        <w:t xml:space="preserve">[2] </w:t>
      </w:r>
      <w:r w:rsidR="007975B7" w:rsidRPr="00F206A2">
        <w:rPr>
          <w:lang w:val="en-US"/>
        </w:rPr>
        <w:t xml:space="preserve">NATIONAL HIGHWAY TRAFFIC SAFETY ADMINISTRATION. </w:t>
      </w:r>
      <w:r w:rsidR="007975B7" w:rsidRPr="00F206A2">
        <w:rPr>
          <w:i/>
          <w:iCs/>
          <w:lang w:val="en-US"/>
        </w:rPr>
        <w:t>Automated Vehicles for Safety</w:t>
      </w:r>
      <w:r w:rsidR="007975B7" w:rsidRPr="00F206A2">
        <w:rPr>
          <w:lang w:val="en-US"/>
        </w:rPr>
        <w:t xml:space="preserve">. </w:t>
      </w:r>
      <w:r w:rsidR="007975B7" w:rsidRPr="007975B7">
        <w:t>Disponível em: https://www.nhtsa.gov/vehicle-safety/automated-vehicles-safety.</w:t>
      </w:r>
    </w:p>
    <w:p w14:paraId="1C5277D4" w14:textId="77777777" w:rsidR="007975B7" w:rsidRDefault="007975B7" w:rsidP="009A3716">
      <w:pPr>
        <w:pStyle w:val="SemEspaamento"/>
        <w:ind w:firstLine="0"/>
      </w:pPr>
    </w:p>
    <w:p w14:paraId="6A181EE1" w14:textId="4C89F933" w:rsidR="00842249" w:rsidRDefault="007975B7" w:rsidP="009A3716">
      <w:pPr>
        <w:pStyle w:val="SemEspaamento"/>
        <w:ind w:firstLine="0"/>
      </w:pPr>
      <w:r w:rsidRPr="00F206A2">
        <w:rPr>
          <w:lang w:val="en-US"/>
        </w:rPr>
        <w:t>[3]</w:t>
      </w:r>
      <w:r w:rsidR="00842249" w:rsidRPr="00F206A2">
        <w:rPr>
          <w:lang w:val="en-US"/>
        </w:rPr>
        <w:t xml:space="preserve"> </w:t>
      </w:r>
      <w:r w:rsidRPr="00F206A2">
        <w:rPr>
          <w:lang w:val="en-US"/>
        </w:rPr>
        <w:t xml:space="preserve">McKinsey &amp; Company. </w:t>
      </w:r>
      <w:r w:rsidRPr="00F206A2">
        <w:rPr>
          <w:i/>
          <w:iCs/>
          <w:lang w:val="en-US"/>
        </w:rPr>
        <w:t xml:space="preserve">Monetizing Car Data: New Service Business Opportunities to Create New Customer Benefits. </w:t>
      </w:r>
      <w:r w:rsidRPr="007975B7">
        <w:rPr>
          <w:i/>
          <w:iCs/>
        </w:rPr>
        <w:t>Advanced Industries</w:t>
      </w:r>
      <w:r w:rsidRPr="007975B7">
        <w:t>, setembro de 2016. Disponível em: https://www.mckinsey.com/industries/automotive-and-assembly/our-insights/monetizing-car-data.</w:t>
      </w:r>
    </w:p>
    <w:p w14:paraId="750220EA" w14:textId="77777777" w:rsidR="00842249" w:rsidRDefault="00842249" w:rsidP="009A3716">
      <w:pPr>
        <w:pStyle w:val="SemEspaamento"/>
        <w:ind w:firstLine="0"/>
      </w:pPr>
    </w:p>
    <w:p w14:paraId="736D097A" w14:textId="2B0A651D" w:rsidR="00842249" w:rsidRPr="00F206A2" w:rsidRDefault="00842249" w:rsidP="009A3716">
      <w:pPr>
        <w:pStyle w:val="SemEspaamento"/>
        <w:ind w:firstLine="0"/>
        <w:rPr>
          <w:lang w:val="en-US"/>
        </w:rPr>
      </w:pPr>
      <w:r w:rsidRPr="00F206A2">
        <w:rPr>
          <w:lang w:val="en-US"/>
        </w:rPr>
        <w:t>[4] D. A. Lima e G. A. S. Pereira, “Navigation of an Autonomous Car Using Vector Fields and the Dynamic Window Approach,” Journal of Control, Automation and Electrical Systems, vol. 24, nº 1-2, pp. 106-116, 2013.</w:t>
      </w:r>
    </w:p>
    <w:p w14:paraId="523217B5" w14:textId="77777777" w:rsidR="00C95046" w:rsidRPr="00F206A2" w:rsidRDefault="00C95046" w:rsidP="009A3716">
      <w:pPr>
        <w:pStyle w:val="SemEspaamento"/>
        <w:ind w:firstLine="0"/>
        <w:rPr>
          <w:lang w:val="en-US"/>
        </w:rPr>
      </w:pPr>
    </w:p>
    <w:p w14:paraId="13FF87A1" w14:textId="0EF44A3A" w:rsidR="00C95046" w:rsidRPr="00F206A2" w:rsidRDefault="00C95046" w:rsidP="009A3716">
      <w:pPr>
        <w:pStyle w:val="SemEspaamento"/>
        <w:ind w:firstLine="0"/>
        <w:rPr>
          <w:lang w:val="en-US"/>
        </w:rPr>
      </w:pPr>
      <w:r w:rsidRPr="00F206A2">
        <w:rPr>
          <w:lang w:val="en-US"/>
        </w:rPr>
        <w:t>[5] L. C. Fernandes, J. R. Souza, G. Pessin, P. Y. Shinzato, D. Sales, C. Mendes, M. Prado, R. Klaser, A. C. Magalhães, A. Hata, D. Pigatto, K. C. Branco, Jr., V. G., F. S. Osorio e D. F. Wolf, “Carina intelligent robotic car: Architectural design and applications,” Journal of Systems Architecture, vol. 60, nº 4, pp. 372-392, 2014.</w:t>
      </w:r>
    </w:p>
    <w:p w14:paraId="3D8A7189" w14:textId="77777777" w:rsidR="00C95046" w:rsidRPr="00F206A2" w:rsidRDefault="00C95046" w:rsidP="009A3716">
      <w:pPr>
        <w:pStyle w:val="SemEspaamento"/>
        <w:ind w:firstLine="0"/>
        <w:rPr>
          <w:lang w:val="en-US"/>
        </w:rPr>
      </w:pPr>
    </w:p>
    <w:p w14:paraId="23724AF0" w14:textId="4E269958" w:rsidR="009A3716" w:rsidRDefault="00C95046" w:rsidP="00C95046">
      <w:pPr>
        <w:pStyle w:val="SemEspaamento"/>
        <w:ind w:firstLine="0"/>
        <w:rPr>
          <w:lang w:val="en-US"/>
        </w:rPr>
      </w:pPr>
      <w:r>
        <w:t xml:space="preserve">[6] </w:t>
      </w:r>
      <w:r w:rsidRPr="00C95046">
        <w:t xml:space="preserve">Cardoso, V., Oliveira, J., Teixeira, T., Badue, C., Mutz, F., Oliveira-Santos, T., … </w:t>
      </w:r>
      <w:r w:rsidRPr="00F206A2">
        <w:rPr>
          <w:lang w:val="en-US"/>
        </w:rPr>
        <w:t>De Souza, A. F. (2017). A Model-Predictive Motion Planner for the IARA autonomous car. 2017 IEEE International Conference on Robotics and Automation (ICRA).</w:t>
      </w:r>
      <w:r w:rsidR="009A3716" w:rsidRPr="00F206A2">
        <w:rPr>
          <w:lang w:val="en-US"/>
        </w:rPr>
        <w:t xml:space="preserve"> </w:t>
      </w:r>
    </w:p>
    <w:p w14:paraId="129B97E7" w14:textId="77777777" w:rsidR="002A0184" w:rsidRDefault="002A0184" w:rsidP="00C95046">
      <w:pPr>
        <w:pStyle w:val="SemEspaamento"/>
        <w:ind w:firstLine="0"/>
        <w:rPr>
          <w:ins w:id="411" w:author="Alexandre Júnior" w:date="2025-06-07T00:39:00Z"/>
          <w:lang w:val="en-US"/>
        </w:rPr>
      </w:pPr>
    </w:p>
    <w:p w14:paraId="388E6B28" w14:textId="77777777" w:rsidR="00B84035" w:rsidRPr="00462FC2" w:rsidRDefault="00B84035" w:rsidP="00B84035">
      <w:pPr>
        <w:pStyle w:val="SemEspaamento"/>
        <w:ind w:firstLine="0"/>
        <w:rPr>
          <w:ins w:id="412" w:author="Alexandre Júnior" w:date="2025-06-07T00:40:00Z"/>
        </w:rPr>
      </w:pPr>
      <w:ins w:id="413" w:author="Alexandre Júnior" w:date="2025-06-07T00:40:00Z">
        <w:r>
          <w:t xml:space="preserve">[7] </w:t>
        </w:r>
        <w:proofErr w:type="spellStart"/>
        <w:r>
          <w:t>Pagaduan</w:t>
        </w:r>
        <w:proofErr w:type="spellEnd"/>
        <w:r>
          <w:t xml:space="preserve">, L. J. L.; </w:t>
        </w:r>
        <w:proofErr w:type="spellStart"/>
        <w:r>
          <w:t>Portolazo</w:t>
        </w:r>
        <w:proofErr w:type="spellEnd"/>
        <w:r>
          <w:t xml:space="preserve">, J. G.; Delfin, J. X. D.; Cruz, J. P. O. D. &amp; </w:t>
        </w:r>
        <w:proofErr w:type="spellStart"/>
        <w:r>
          <w:t>Estanda</w:t>
        </w:r>
        <w:proofErr w:type="spellEnd"/>
        <w:r>
          <w:t xml:space="preserve">, M. B. </w:t>
        </w:r>
        <w:proofErr w:type="gramStart"/>
        <w:r>
          <w:t>O.(</w:t>
        </w:r>
        <w:proofErr w:type="gramEnd"/>
        <w:r>
          <w:t>2023</w:t>
        </w:r>
        <w:proofErr w:type="gramStart"/>
        <w:r>
          <w:t>).“</w:t>
        </w:r>
        <w:proofErr w:type="gramEnd"/>
        <w:r w:rsidRPr="00694289">
          <w:rPr>
            <w:i/>
            <w:iCs/>
          </w:rPr>
          <w:t xml:space="preserve">The </w:t>
        </w:r>
        <w:proofErr w:type="spellStart"/>
        <w:r w:rsidRPr="00694289">
          <w:rPr>
            <w:i/>
            <w:iCs/>
          </w:rPr>
          <w:t>Development</w:t>
        </w:r>
        <w:proofErr w:type="spellEnd"/>
        <w:r w:rsidRPr="00694289">
          <w:rPr>
            <w:i/>
            <w:iCs/>
          </w:rPr>
          <w:t xml:space="preserve"> </w:t>
        </w:r>
        <w:proofErr w:type="spellStart"/>
        <w:r w:rsidRPr="00694289">
          <w:rPr>
            <w:i/>
            <w:iCs/>
          </w:rPr>
          <w:t>of</w:t>
        </w:r>
        <w:proofErr w:type="spellEnd"/>
        <w:r w:rsidRPr="00694289">
          <w:rPr>
            <w:i/>
            <w:iCs/>
          </w:rPr>
          <w:t xml:space="preserve"> Real-Time Energy </w:t>
        </w:r>
        <w:proofErr w:type="spellStart"/>
        <w:r w:rsidRPr="00694289">
          <w:rPr>
            <w:i/>
            <w:iCs/>
          </w:rPr>
          <w:t>Consumption</w:t>
        </w:r>
        <w:proofErr w:type="spellEnd"/>
        <w:r w:rsidRPr="00694289">
          <w:rPr>
            <w:i/>
            <w:iCs/>
          </w:rPr>
          <w:t xml:space="preserve"> </w:t>
        </w:r>
        <w:proofErr w:type="spellStart"/>
        <w:r w:rsidRPr="00694289">
          <w:rPr>
            <w:i/>
            <w:iCs/>
          </w:rPr>
          <w:t>Monitoring</w:t>
        </w:r>
        <w:proofErr w:type="spellEnd"/>
        <w:r w:rsidRPr="00694289">
          <w:rPr>
            <w:i/>
            <w:iCs/>
          </w:rPr>
          <w:t xml:space="preserve"> </w:t>
        </w:r>
        <w:proofErr w:type="spellStart"/>
        <w:r w:rsidRPr="00694289">
          <w:rPr>
            <w:i/>
            <w:iCs/>
          </w:rPr>
          <w:t>using</w:t>
        </w:r>
        <w:proofErr w:type="spellEnd"/>
        <w:r w:rsidRPr="00694289">
          <w:rPr>
            <w:i/>
            <w:iCs/>
          </w:rPr>
          <w:t xml:space="preserve"> IoT</w:t>
        </w:r>
        <w:r>
          <w:t xml:space="preserve">”. DOI: </w:t>
        </w:r>
        <w:r w:rsidRPr="00380E59">
          <w:t>https://aircconline.com/acii/V10N3/10323acii02.pdf</w:t>
        </w:r>
      </w:ins>
    </w:p>
    <w:p w14:paraId="65EF1881" w14:textId="77777777" w:rsidR="00B84035" w:rsidDel="00B84035" w:rsidRDefault="00B84035" w:rsidP="00C95046">
      <w:pPr>
        <w:pStyle w:val="SemEspaamento"/>
        <w:ind w:firstLine="0"/>
        <w:rPr>
          <w:del w:id="414" w:author="Alexandre Júnior" w:date="2025-06-07T00:40:00Z"/>
          <w:lang w:val="en-US"/>
        </w:rPr>
      </w:pPr>
    </w:p>
    <w:p w14:paraId="4C4A0493" w14:textId="77777777" w:rsidR="00B84035" w:rsidRPr="002A0184" w:rsidRDefault="00B84035" w:rsidP="00B84035">
      <w:pPr>
        <w:pStyle w:val="SemEspaamento"/>
        <w:ind w:firstLine="0"/>
        <w:rPr>
          <w:moveTo w:id="415" w:author="Alexandre Júnior" w:date="2025-06-07T00:40:00Z"/>
        </w:rPr>
      </w:pPr>
      <w:moveToRangeStart w:id="416" w:author="Alexandre Júnior" w:date="2025-06-07T00:40:00Z" w:name="move200149228"/>
      <w:moveTo w:id="417" w:author="Alexandre Júnior" w:date="2025-06-07T00:40:00Z">
        <w:r w:rsidRPr="00694289">
          <w:t xml:space="preserve">[8] </w:t>
        </w:r>
        <w:proofErr w:type="spellStart"/>
        <w:r w:rsidRPr="00694289">
          <w:t>Garg</w:t>
        </w:r>
        <w:proofErr w:type="spellEnd"/>
        <w:r w:rsidRPr="00694289">
          <w:t xml:space="preserve">, P.; </w:t>
        </w:r>
        <w:proofErr w:type="spellStart"/>
        <w:r w:rsidRPr="00694289">
          <w:t>Bansal</w:t>
        </w:r>
        <w:proofErr w:type="spellEnd"/>
        <w:r w:rsidRPr="00694289">
          <w:t xml:space="preserve">, D.; Khan, S.; </w:t>
        </w:r>
        <w:proofErr w:type="spellStart"/>
        <w:r w:rsidRPr="00694289">
          <w:t>Bhattacharya</w:t>
        </w:r>
        <w:proofErr w:type="spellEnd"/>
        <w:r w:rsidRPr="00694289">
          <w:t xml:space="preserve">, S. (2022). </w:t>
        </w:r>
        <w:r w:rsidRPr="00F206A2">
          <w:rPr>
            <w:i/>
            <w:iCs/>
            <w:lang w:val="en-US"/>
          </w:rPr>
          <w:t>“Development of Energy Measurement System for Electrical Vehicle Battery Using Arduino”</w:t>
        </w:r>
        <w:r w:rsidRPr="00F206A2">
          <w:rPr>
            <w:lang w:val="en-US"/>
          </w:rPr>
          <w:t xml:space="preserve">. </w:t>
        </w:r>
        <w:r>
          <w:t xml:space="preserve">Disponível em: </w:t>
        </w:r>
        <w:r>
          <w:fldChar w:fldCharType="begin"/>
        </w:r>
        <w:r>
          <w:instrText>HYPERLINK "https://link.springer.com/chapter/10.1007/978-981-19-0588-9_45" \t "_new"</w:instrText>
        </w:r>
      </w:moveTo>
      <w:ins w:id="418" w:author="Alexandre Júnior" w:date="2025-06-07T00:40:00Z"/>
      <w:moveTo w:id="419" w:author="Alexandre Júnior" w:date="2025-06-07T00:40:00Z">
        <w:r>
          <w:fldChar w:fldCharType="separate"/>
        </w:r>
        <w:r w:rsidRPr="002A0184">
          <w:rPr>
            <w:rStyle w:val="Hyperlink"/>
          </w:rPr>
          <w:t>https://link.springer.com/chapter/10.1007/978-981-19-0588-9_45</w:t>
        </w:r>
        <w:r>
          <w:rPr>
            <w:rStyle w:val="Hyperlink"/>
          </w:rPr>
          <w:fldChar w:fldCharType="end"/>
        </w:r>
      </w:moveTo>
    </w:p>
    <w:moveToRangeEnd w:id="416"/>
    <w:p w14:paraId="127BC714" w14:textId="77777777" w:rsidR="00B84035" w:rsidRDefault="00B84035" w:rsidP="00462FC2">
      <w:pPr>
        <w:pStyle w:val="SemEspaamento"/>
        <w:ind w:firstLine="0"/>
        <w:rPr>
          <w:ins w:id="420" w:author="Alexandre Júnior" w:date="2025-06-07T00:39:00Z"/>
          <w:lang w:val="en-US"/>
        </w:rPr>
      </w:pPr>
    </w:p>
    <w:p w14:paraId="210B105A" w14:textId="0B5C120B" w:rsidR="00462FC2" w:rsidDel="00EC09C8" w:rsidRDefault="00462FC2" w:rsidP="00462FC2">
      <w:pPr>
        <w:pStyle w:val="SemEspaamento"/>
        <w:ind w:firstLine="0"/>
        <w:rPr>
          <w:del w:id="421" w:author="Alexandre Júnior" w:date="2025-06-07T01:09:00Z"/>
        </w:rPr>
      </w:pPr>
      <w:del w:id="422" w:author="Alexandre Júnior" w:date="2025-06-07T01:09:00Z">
        <w:r w:rsidRPr="00F206A2" w:rsidDel="00EC09C8">
          <w:rPr>
            <w:lang w:val="en-US"/>
          </w:rPr>
          <w:delText>[</w:delText>
        </w:r>
      </w:del>
      <w:del w:id="423" w:author="Alexandre Júnior" w:date="2025-06-07T00:32:00Z">
        <w:r w:rsidRPr="00F206A2" w:rsidDel="00B84035">
          <w:rPr>
            <w:lang w:val="en-US"/>
          </w:rPr>
          <w:delText>7</w:delText>
        </w:r>
      </w:del>
      <w:del w:id="424" w:author="Alexandre Júnior" w:date="2025-06-07T01:09:00Z">
        <w:r w:rsidRPr="00F206A2" w:rsidDel="00EC09C8">
          <w:rPr>
            <w:lang w:val="en-US"/>
          </w:rPr>
          <w:delText>]</w:delText>
        </w:r>
        <w:r w:rsidR="002E5179" w:rsidRPr="00F206A2" w:rsidDel="00EC09C8">
          <w:rPr>
            <w:lang w:val="en-US"/>
          </w:rPr>
          <w:delText xml:space="preserve"> Achariyaviriya, W.</w:delText>
        </w:r>
        <w:r w:rsidR="00594288" w:rsidRPr="00F206A2" w:rsidDel="00EC09C8">
          <w:rPr>
            <w:lang w:val="en-US"/>
          </w:rPr>
          <w:delText>;</w:delText>
        </w:r>
        <w:r w:rsidR="002E5179" w:rsidRPr="00F206A2" w:rsidDel="00EC09C8">
          <w:rPr>
            <w:lang w:val="en-US"/>
          </w:rPr>
          <w:delText xml:space="preserve"> Wongsapai, W.</w:delText>
        </w:r>
        <w:r w:rsidR="00594288" w:rsidRPr="00F206A2" w:rsidDel="00EC09C8">
          <w:rPr>
            <w:lang w:val="en-US"/>
          </w:rPr>
          <w:delText>;</w:delText>
        </w:r>
        <w:r w:rsidR="002E5179" w:rsidRPr="00F206A2" w:rsidDel="00EC09C8">
          <w:rPr>
            <w:lang w:val="en-US"/>
          </w:rPr>
          <w:delText xml:space="preserve"> Janpoom, K.</w:delText>
        </w:r>
        <w:r w:rsidR="00594288" w:rsidRPr="00F206A2" w:rsidDel="00EC09C8">
          <w:rPr>
            <w:lang w:val="en-US"/>
          </w:rPr>
          <w:delText>;</w:delText>
        </w:r>
        <w:r w:rsidR="002E5179" w:rsidRPr="00F206A2" w:rsidDel="00EC09C8">
          <w:rPr>
            <w:lang w:val="en-US"/>
          </w:rPr>
          <w:delText xml:space="preserve"> Katongtung, T.</w:delText>
        </w:r>
        <w:r w:rsidR="00594288" w:rsidRPr="00F206A2" w:rsidDel="00EC09C8">
          <w:rPr>
            <w:lang w:val="en-US"/>
          </w:rPr>
          <w:delText>;</w:delText>
        </w:r>
        <w:r w:rsidR="002E5179" w:rsidRPr="00F206A2" w:rsidDel="00EC09C8">
          <w:rPr>
            <w:lang w:val="en-US"/>
          </w:rPr>
          <w:delText xml:space="preserve"> Mona, Y.</w:delText>
        </w:r>
        <w:r w:rsidR="00594288" w:rsidRPr="00F206A2" w:rsidDel="00EC09C8">
          <w:rPr>
            <w:lang w:val="en-US"/>
          </w:rPr>
          <w:delText>;</w:delText>
        </w:r>
        <w:r w:rsidR="002E5179" w:rsidRPr="00F206A2" w:rsidDel="00EC09C8">
          <w:rPr>
            <w:lang w:val="en-US"/>
          </w:rPr>
          <w:delText xml:space="preserve"> Tippayawong, N. e Suttakul, P. (2023). </w:delText>
        </w:r>
        <w:r w:rsidR="002E5179" w:rsidRPr="00F206A2" w:rsidDel="00EC09C8">
          <w:rPr>
            <w:i/>
            <w:iCs/>
            <w:lang w:val="en-US"/>
          </w:rPr>
          <w:delText>“Estimating Energy Consumption of Battery Electric Vehicles Using Vehicle Sensor Data and Machine Learning Approaches”</w:delText>
        </w:r>
        <w:r w:rsidR="002E5179" w:rsidRPr="00F206A2" w:rsidDel="00EC09C8">
          <w:rPr>
            <w:lang w:val="en-US"/>
          </w:rPr>
          <w:delText xml:space="preserve">. </w:delText>
        </w:r>
        <w:r w:rsidR="002E5179" w:rsidDel="00EC09C8">
          <w:delText xml:space="preserve">Disponível em: </w:delText>
        </w:r>
        <w:r w:rsidR="002E5179" w:rsidRPr="002E5179" w:rsidDel="00EC09C8">
          <w:delText>https://www.mdpi.com/1996-1073/16/17/6351</w:delText>
        </w:r>
      </w:del>
    </w:p>
    <w:p w14:paraId="407F0DA9" w14:textId="77777777" w:rsidR="00462FC2" w:rsidRDefault="00462FC2" w:rsidP="00462FC2">
      <w:pPr>
        <w:pStyle w:val="SemEspaamento"/>
        <w:ind w:firstLine="0"/>
      </w:pPr>
    </w:p>
    <w:p w14:paraId="653BD260" w14:textId="0F8AB2FC" w:rsidR="00462FC2" w:rsidRPr="002A0184" w:rsidDel="00B84035" w:rsidRDefault="00462FC2" w:rsidP="00462FC2">
      <w:pPr>
        <w:pStyle w:val="SemEspaamento"/>
        <w:ind w:firstLine="0"/>
        <w:rPr>
          <w:moveFrom w:id="425" w:author="Alexandre Júnior" w:date="2025-06-07T00:40:00Z"/>
        </w:rPr>
      </w:pPr>
      <w:moveFromRangeStart w:id="426" w:author="Alexandre Júnior" w:date="2025-06-07T00:40:00Z" w:name="move200149228"/>
      <w:moveFrom w:id="427" w:author="Alexandre Júnior" w:date="2025-06-07T00:40:00Z">
        <w:r w:rsidRPr="008A54E8" w:rsidDel="00B84035">
          <w:rPr>
            <w:rPrChange w:id="428" w:author="Danilo Alves" w:date="2025-06-05T12:39:00Z">
              <w:rPr>
                <w:lang w:val="en-US"/>
              </w:rPr>
            </w:rPrChange>
          </w:rPr>
          <w:t>[8] Garg, P.</w:t>
        </w:r>
        <w:r w:rsidR="00594288" w:rsidRPr="008A54E8" w:rsidDel="00B84035">
          <w:rPr>
            <w:rPrChange w:id="429" w:author="Danilo Alves" w:date="2025-06-05T12:39:00Z">
              <w:rPr>
                <w:lang w:val="en-US"/>
              </w:rPr>
            </w:rPrChange>
          </w:rPr>
          <w:t>;</w:t>
        </w:r>
        <w:r w:rsidRPr="008A54E8" w:rsidDel="00B84035">
          <w:rPr>
            <w:rPrChange w:id="430" w:author="Danilo Alves" w:date="2025-06-05T12:39:00Z">
              <w:rPr>
                <w:lang w:val="en-US"/>
              </w:rPr>
            </w:rPrChange>
          </w:rPr>
          <w:t xml:space="preserve"> Bansal, D.</w:t>
        </w:r>
        <w:r w:rsidR="00594288" w:rsidRPr="008A54E8" w:rsidDel="00B84035">
          <w:rPr>
            <w:rPrChange w:id="431" w:author="Danilo Alves" w:date="2025-06-05T12:39:00Z">
              <w:rPr>
                <w:lang w:val="en-US"/>
              </w:rPr>
            </w:rPrChange>
          </w:rPr>
          <w:t>;</w:t>
        </w:r>
        <w:r w:rsidRPr="008A54E8" w:rsidDel="00B84035">
          <w:rPr>
            <w:rPrChange w:id="432" w:author="Danilo Alves" w:date="2025-06-05T12:39:00Z">
              <w:rPr>
                <w:lang w:val="en-US"/>
              </w:rPr>
            </w:rPrChange>
          </w:rPr>
          <w:t xml:space="preserve"> Khan, S.</w:t>
        </w:r>
        <w:r w:rsidR="00594288" w:rsidRPr="008A54E8" w:rsidDel="00B84035">
          <w:rPr>
            <w:rPrChange w:id="433" w:author="Danilo Alves" w:date="2025-06-05T12:39:00Z">
              <w:rPr>
                <w:lang w:val="en-US"/>
              </w:rPr>
            </w:rPrChange>
          </w:rPr>
          <w:t>;</w:t>
        </w:r>
        <w:r w:rsidRPr="008A54E8" w:rsidDel="00B84035">
          <w:rPr>
            <w:rPrChange w:id="434" w:author="Danilo Alves" w:date="2025-06-05T12:39:00Z">
              <w:rPr>
                <w:lang w:val="en-US"/>
              </w:rPr>
            </w:rPrChange>
          </w:rPr>
          <w:t xml:space="preserve"> Bhattacharya, S. (2022). </w:t>
        </w:r>
        <w:r w:rsidRPr="00F206A2" w:rsidDel="00B84035">
          <w:rPr>
            <w:i/>
            <w:iCs/>
            <w:lang w:val="en-US"/>
          </w:rPr>
          <w:t>“Development of Energy Measurement System for Electrical Vehicle Battery Using Arduino”</w:t>
        </w:r>
        <w:r w:rsidRPr="00F206A2" w:rsidDel="00B84035">
          <w:rPr>
            <w:lang w:val="en-US"/>
          </w:rPr>
          <w:t xml:space="preserve">. </w:t>
        </w:r>
        <w:r w:rsidDel="00B84035">
          <w:t xml:space="preserve">Disponível em: </w:t>
        </w:r>
        <w:r w:rsidDel="00B84035">
          <w:fldChar w:fldCharType="begin"/>
        </w:r>
        <w:r w:rsidDel="00B84035">
          <w:instrText>HYPERLINK "https://link.springer.com/chapter/10.1007/978-981-19-0588-9_45" \t "_new"</w:instrText>
        </w:r>
      </w:moveFrom>
      <w:del w:id="435" w:author="Alexandre Júnior" w:date="2025-06-07T00:40:00Z"/>
      <w:moveFrom w:id="436" w:author="Alexandre Júnior" w:date="2025-06-07T00:40:00Z">
        <w:r w:rsidDel="00B84035">
          <w:fldChar w:fldCharType="separate"/>
        </w:r>
        <w:r w:rsidRPr="002A0184" w:rsidDel="00B84035">
          <w:rPr>
            <w:rStyle w:val="Hyperlink"/>
          </w:rPr>
          <w:t>https://link.springer.com/chapter/10.1007/978-981-19-0588-9_45</w:t>
        </w:r>
        <w:r w:rsidDel="00B84035">
          <w:rPr>
            <w:rStyle w:val="Hyperlink"/>
          </w:rPr>
          <w:fldChar w:fldCharType="end"/>
        </w:r>
      </w:moveFrom>
    </w:p>
    <w:moveFromRangeEnd w:id="426"/>
    <w:p w14:paraId="43029FBD" w14:textId="77777777" w:rsidR="00462FC2" w:rsidRDefault="00462FC2" w:rsidP="00462FC2">
      <w:pPr>
        <w:pStyle w:val="SemEspaamento"/>
        <w:ind w:firstLine="0"/>
      </w:pPr>
    </w:p>
    <w:p w14:paraId="56B700F5" w14:textId="6629C6AF" w:rsidR="00462FC2" w:rsidRDefault="00462FC2" w:rsidP="00462FC2">
      <w:pPr>
        <w:pStyle w:val="SemEspaamento"/>
        <w:ind w:firstLine="0"/>
        <w:rPr>
          <w:ins w:id="437" w:author="Alexandre Júnior" w:date="2025-06-07T01:09:00Z"/>
        </w:rPr>
      </w:pPr>
      <w:r w:rsidRPr="002A0184">
        <w:t>[</w:t>
      </w:r>
      <w:del w:id="438" w:author="Alexandre Júnior" w:date="2025-06-07T00:39:00Z">
        <w:r w:rsidRPr="002A0184" w:rsidDel="00B84035">
          <w:delText>9</w:delText>
        </w:r>
      </w:del>
      <w:ins w:id="439" w:author="Alexandre Júnior" w:date="2025-06-07T01:09:00Z">
        <w:r w:rsidR="00EC09C8">
          <w:t>9</w:t>
        </w:r>
      </w:ins>
      <w:r w:rsidRPr="002A0184">
        <w:t xml:space="preserve">] </w:t>
      </w:r>
      <w:r w:rsidR="002E5179" w:rsidRPr="002E5179">
        <w:t>Echavarría</w:t>
      </w:r>
      <w:r w:rsidR="002E5179">
        <w:t>, S.</w:t>
      </w:r>
      <w:r w:rsidR="00594288">
        <w:t>;</w:t>
      </w:r>
      <w:r w:rsidR="002E5179" w:rsidRPr="002E5179">
        <w:t xml:space="preserve"> Mejía-Gutiérrez</w:t>
      </w:r>
      <w:r w:rsidR="002E5179">
        <w:t xml:space="preserve">, R. e </w:t>
      </w:r>
      <w:r w:rsidR="002E5179" w:rsidRPr="002E5179">
        <w:t>Montoya</w:t>
      </w:r>
      <w:r w:rsidR="002E5179">
        <w:t xml:space="preserve">, A. (2020). </w:t>
      </w:r>
      <w:r w:rsidR="002E5179" w:rsidRPr="00F206A2">
        <w:rPr>
          <w:i/>
          <w:iCs/>
          <w:lang w:val="en-US"/>
        </w:rPr>
        <w:t>“Development of an IoT Platform for Monitoring Electric Vehicle Behaviour”</w:t>
      </w:r>
      <w:r w:rsidR="002E5179" w:rsidRPr="00F206A2">
        <w:rPr>
          <w:lang w:val="en-US"/>
        </w:rPr>
        <w:t xml:space="preserve">. </w:t>
      </w:r>
      <w:r w:rsidR="002E5179">
        <w:t xml:space="preserve">Disponível em: </w:t>
      </w:r>
      <w:ins w:id="440" w:author="Alexandre Júnior" w:date="2025-06-07T01:09:00Z">
        <w:r w:rsidR="00EC09C8">
          <w:fldChar w:fldCharType="begin"/>
        </w:r>
        <w:r w:rsidR="00EC09C8">
          <w:instrText>HYPERLINK "</w:instrText>
        </w:r>
      </w:ins>
      <w:r w:rsidR="00EC09C8" w:rsidRPr="002E5179">
        <w:instrText>https://link.springer.com/chapter/10.1007/978-3-030-61834-6_31</w:instrText>
      </w:r>
      <w:ins w:id="441" w:author="Alexandre Júnior" w:date="2025-06-07T01:09:00Z">
        <w:r w:rsidR="00EC09C8">
          <w:instrText>"</w:instrText>
        </w:r>
        <w:r w:rsidR="00EC09C8">
          <w:fldChar w:fldCharType="separate"/>
        </w:r>
      </w:ins>
      <w:r w:rsidR="00EC09C8" w:rsidRPr="00A20BF0">
        <w:rPr>
          <w:rStyle w:val="Hyperlink"/>
        </w:rPr>
        <w:t>https://link.springer.com/chapter/10.1007/978-3-030-61834-6_31</w:t>
      </w:r>
      <w:ins w:id="442" w:author="Alexandre Júnior" w:date="2025-06-07T01:09:00Z">
        <w:r w:rsidR="00EC09C8">
          <w:fldChar w:fldCharType="end"/>
        </w:r>
      </w:ins>
    </w:p>
    <w:p w14:paraId="65351F9E" w14:textId="77777777" w:rsidR="00EC09C8" w:rsidRDefault="00EC09C8" w:rsidP="00462FC2">
      <w:pPr>
        <w:pStyle w:val="SemEspaamento"/>
        <w:ind w:firstLine="0"/>
        <w:rPr>
          <w:ins w:id="443" w:author="Alexandre Júnior" w:date="2025-06-07T01:09:00Z"/>
        </w:rPr>
      </w:pPr>
    </w:p>
    <w:p w14:paraId="06ADECBA" w14:textId="400DF40A" w:rsidR="00EC09C8" w:rsidRPr="002A0184" w:rsidRDefault="00EC09C8" w:rsidP="00462FC2">
      <w:pPr>
        <w:pStyle w:val="SemEspaamento"/>
        <w:ind w:firstLine="0"/>
      </w:pPr>
      <w:ins w:id="444" w:author="Alexandre Júnior" w:date="2025-06-07T01:09:00Z">
        <w:r w:rsidRPr="00F206A2">
          <w:rPr>
            <w:lang w:val="en-US"/>
          </w:rPr>
          <w:t>[</w:t>
        </w:r>
        <w:r>
          <w:rPr>
            <w:lang w:val="en-US"/>
          </w:rPr>
          <w:t>10</w:t>
        </w:r>
        <w:r w:rsidRPr="00F206A2">
          <w:rPr>
            <w:lang w:val="en-US"/>
          </w:rPr>
          <w:t xml:space="preserve">] </w:t>
        </w:r>
        <w:proofErr w:type="spellStart"/>
        <w:r w:rsidRPr="00F206A2">
          <w:rPr>
            <w:lang w:val="en-US"/>
          </w:rPr>
          <w:t>Achariyaviriya</w:t>
        </w:r>
        <w:proofErr w:type="spellEnd"/>
        <w:r w:rsidRPr="00F206A2">
          <w:rPr>
            <w:lang w:val="en-US"/>
          </w:rPr>
          <w:t xml:space="preserve">, W.; </w:t>
        </w:r>
        <w:proofErr w:type="spellStart"/>
        <w:r w:rsidRPr="00F206A2">
          <w:rPr>
            <w:lang w:val="en-US"/>
          </w:rPr>
          <w:t>Wongsapai</w:t>
        </w:r>
        <w:proofErr w:type="spellEnd"/>
        <w:r w:rsidRPr="00F206A2">
          <w:rPr>
            <w:lang w:val="en-US"/>
          </w:rPr>
          <w:t xml:space="preserve">, W.; </w:t>
        </w:r>
        <w:proofErr w:type="spellStart"/>
        <w:r w:rsidRPr="00F206A2">
          <w:rPr>
            <w:lang w:val="en-US"/>
          </w:rPr>
          <w:t>Janpoom</w:t>
        </w:r>
        <w:proofErr w:type="spellEnd"/>
        <w:r w:rsidRPr="00F206A2">
          <w:rPr>
            <w:lang w:val="en-US"/>
          </w:rPr>
          <w:t xml:space="preserve">, K.; </w:t>
        </w:r>
        <w:proofErr w:type="spellStart"/>
        <w:r w:rsidRPr="00F206A2">
          <w:rPr>
            <w:lang w:val="en-US"/>
          </w:rPr>
          <w:t>Katongtung</w:t>
        </w:r>
        <w:proofErr w:type="spellEnd"/>
        <w:r w:rsidRPr="00F206A2">
          <w:rPr>
            <w:lang w:val="en-US"/>
          </w:rPr>
          <w:t xml:space="preserve">, T.; Mona, Y.; </w:t>
        </w:r>
        <w:proofErr w:type="spellStart"/>
        <w:r w:rsidRPr="00F206A2">
          <w:rPr>
            <w:lang w:val="en-US"/>
          </w:rPr>
          <w:t>Tippayawong</w:t>
        </w:r>
        <w:proofErr w:type="spellEnd"/>
        <w:r w:rsidRPr="00F206A2">
          <w:rPr>
            <w:lang w:val="en-US"/>
          </w:rPr>
          <w:t xml:space="preserve">, N. e </w:t>
        </w:r>
        <w:proofErr w:type="spellStart"/>
        <w:r w:rsidRPr="00F206A2">
          <w:rPr>
            <w:lang w:val="en-US"/>
          </w:rPr>
          <w:t>Suttakul</w:t>
        </w:r>
        <w:proofErr w:type="spellEnd"/>
        <w:r w:rsidRPr="00F206A2">
          <w:rPr>
            <w:lang w:val="en-US"/>
          </w:rPr>
          <w:t xml:space="preserve">, P. (2023). </w:t>
        </w:r>
        <w:r w:rsidRPr="00F206A2">
          <w:rPr>
            <w:i/>
            <w:iCs/>
            <w:lang w:val="en-US"/>
          </w:rPr>
          <w:t>“Estimating Energy Consumption of Battery Electric Vehicles Using Vehicle Sensor Data and Machine Learning Approaches”</w:t>
        </w:r>
        <w:r w:rsidRPr="00F206A2">
          <w:rPr>
            <w:lang w:val="en-US"/>
          </w:rPr>
          <w:t xml:space="preserve">. </w:t>
        </w:r>
        <w:r>
          <w:t xml:space="preserve">Disponível em: </w:t>
        </w:r>
        <w:r w:rsidRPr="002E5179">
          <w:t>https://www.mdpi.com/1996-1073/16/17/6351</w:t>
        </w:r>
      </w:ins>
    </w:p>
    <w:p w14:paraId="45AC950A" w14:textId="77777777" w:rsidR="00462FC2" w:rsidDel="00380E59" w:rsidRDefault="00462FC2" w:rsidP="00462FC2">
      <w:pPr>
        <w:pStyle w:val="SemEspaamento"/>
        <w:ind w:firstLine="0"/>
        <w:rPr>
          <w:del w:id="445" w:author="Alexandre Júnior" w:date="2025-06-06T23:26:00Z"/>
        </w:rPr>
      </w:pPr>
    </w:p>
    <w:p w14:paraId="5672C2BC" w14:textId="2BFCE94E" w:rsidR="00380E59" w:rsidRPr="00462FC2" w:rsidRDefault="00462FC2" w:rsidP="00B84035">
      <w:pPr>
        <w:pStyle w:val="SemEspaamento"/>
        <w:ind w:firstLine="0"/>
      </w:pPr>
      <w:del w:id="446" w:author="Alexandre Júnior" w:date="2025-06-06T23:26:00Z">
        <w:r w:rsidRPr="002A0184" w:rsidDel="00380E59">
          <w:delText xml:space="preserve">[10] </w:delText>
        </w:r>
        <w:r w:rsidR="002E5179" w:rsidRPr="002E5179" w:rsidDel="00380E59">
          <w:delText>SULAIMAN, SUFI SAYYID (2020)</w:delText>
        </w:r>
        <w:r w:rsidR="002E5179" w:rsidDel="00380E59">
          <w:delText>.</w:delText>
        </w:r>
        <w:r w:rsidR="002E5179" w:rsidRPr="002E5179" w:rsidDel="00380E59">
          <w:delText xml:space="preserve"> </w:delText>
        </w:r>
        <w:r w:rsidR="002E5179" w:rsidRPr="00F206A2" w:rsidDel="00380E59">
          <w:rPr>
            <w:lang w:val="en-US"/>
          </w:rPr>
          <w:delText>“</w:delText>
        </w:r>
        <w:r w:rsidR="002E5179" w:rsidRPr="00380E59" w:rsidDel="00380E59">
          <w:rPr>
            <w:i/>
            <w:iCs/>
            <w:lang w:val="en-US"/>
            <w:rPrChange w:id="447" w:author="Alexandre Júnior" w:date="2025-06-06T23:17:00Z">
              <w:rPr>
                <w:lang w:val="en-US"/>
              </w:rPr>
            </w:rPrChange>
          </w:rPr>
          <w:delText>THE DEVELOPMENT OF ENERGY CONSUMPTION MONITORING SYSTEM BY USING IOT TECHNOLOGY</w:delText>
        </w:r>
        <w:r w:rsidR="002E5179" w:rsidRPr="00F206A2" w:rsidDel="00380E59">
          <w:rPr>
            <w:lang w:val="en-US"/>
          </w:rPr>
          <w:delText xml:space="preserve">”. </w:delText>
        </w:r>
        <w:r w:rsidR="002E5179" w:rsidDel="00380E59">
          <w:delText xml:space="preserve">Disponível em: </w:delText>
        </w:r>
      </w:del>
    </w:p>
    <w:sectPr w:rsidR="00380E59" w:rsidRPr="00462FC2" w:rsidSect="00F10ADC">
      <w:type w:val="continuous"/>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19615" w14:textId="77777777" w:rsidR="00DF0EF6" w:rsidRDefault="00DF0EF6" w:rsidP="00232679">
      <w:pPr>
        <w:spacing w:after="0" w:line="240" w:lineRule="auto"/>
      </w:pPr>
      <w:r>
        <w:separator/>
      </w:r>
    </w:p>
  </w:endnote>
  <w:endnote w:type="continuationSeparator" w:id="0">
    <w:p w14:paraId="4C2C4A09" w14:textId="77777777" w:rsidR="00DF0EF6" w:rsidRDefault="00DF0EF6" w:rsidP="0023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744015"/>
      <w:docPartObj>
        <w:docPartGallery w:val="Page Numbers (Bottom of Page)"/>
        <w:docPartUnique/>
      </w:docPartObj>
    </w:sdtPr>
    <w:sdtContent>
      <w:p w14:paraId="67C865E5" w14:textId="48003711" w:rsidR="006522EC" w:rsidRDefault="006522EC">
        <w:pPr>
          <w:pStyle w:val="Rodap"/>
          <w:jc w:val="right"/>
        </w:pPr>
        <w:r>
          <w:fldChar w:fldCharType="begin"/>
        </w:r>
        <w:r>
          <w:instrText>PAGE   \* MERGEFORMAT</w:instrText>
        </w:r>
        <w:r>
          <w:fldChar w:fldCharType="separate"/>
        </w:r>
        <w:r w:rsidR="008118F5">
          <w:rPr>
            <w:noProof/>
          </w:rPr>
          <w:t>12</w:t>
        </w:r>
        <w:r>
          <w:fldChar w:fldCharType="end"/>
        </w:r>
      </w:p>
    </w:sdtContent>
  </w:sdt>
  <w:p w14:paraId="5D3DAACA" w14:textId="77777777" w:rsidR="006522EC" w:rsidRDefault="006522E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195D4" w14:textId="77777777" w:rsidR="00DF0EF6" w:rsidRDefault="00DF0EF6" w:rsidP="00232679">
      <w:pPr>
        <w:spacing w:after="0" w:line="240" w:lineRule="auto"/>
      </w:pPr>
      <w:r>
        <w:separator/>
      </w:r>
    </w:p>
  </w:footnote>
  <w:footnote w:type="continuationSeparator" w:id="0">
    <w:p w14:paraId="2BFDD899" w14:textId="77777777" w:rsidR="00DF0EF6" w:rsidRDefault="00DF0EF6" w:rsidP="00232679">
      <w:pPr>
        <w:spacing w:after="0" w:line="240" w:lineRule="auto"/>
      </w:pPr>
      <w:r>
        <w:continuationSeparator/>
      </w:r>
    </w:p>
  </w:footnote>
  <w:footnote w:id="1">
    <w:p w14:paraId="3FB5E308" w14:textId="69911FDB" w:rsidR="00DD0C75" w:rsidRDefault="00DD0C75">
      <w:pPr>
        <w:pStyle w:val="Textodenotaderodap"/>
      </w:pPr>
      <w:r>
        <w:rPr>
          <w:rStyle w:val="Refdenotaderodap"/>
        </w:rPr>
        <w:footnoteRef/>
      </w:r>
      <w:r>
        <w:t xml:space="preserve"> Sigla para Carro Autônomo Desenvolvido na UFMG.</w:t>
      </w:r>
    </w:p>
  </w:footnote>
  <w:footnote w:id="2">
    <w:p w14:paraId="68D0937D" w14:textId="621D25E4" w:rsidR="00DD0C75" w:rsidRDefault="00DD0C75">
      <w:pPr>
        <w:pStyle w:val="Textodenotaderodap"/>
      </w:pPr>
      <w:r>
        <w:rPr>
          <w:rStyle w:val="Refdenotaderodap"/>
        </w:rPr>
        <w:footnoteRef/>
      </w:r>
      <w:r>
        <w:t xml:space="preserve"> Sigla para Carro </w:t>
      </w:r>
      <w:r w:rsidR="00842249">
        <w:t>Autônomo desenvolvido na USP</w:t>
      </w:r>
      <w:r>
        <w:t>.</w:t>
      </w:r>
    </w:p>
  </w:footnote>
  <w:footnote w:id="3">
    <w:p w14:paraId="72861088" w14:textId="15E6573B" w:rsidR="00DD0C75" w:rsidRDefault="00DD0C75">
      <w:pPr>
        <w:pStyle w:val="Textodenotaderodap"/>
      </w:pPr>
      <w:r>
        <w:rPr>
          <w:rStyle w:val="Refdenotaderodap"/>
        </w:rPr>
        <w:footnoteRef/>
      </w:r>
      <w:r>
        <w:t xml:space="preserve"> </w:t>
      </w:r>
      <w:r w:rsidRPr="00DD0C75">
        <w:t xml:space="preserve">Sigla para </w:t>
      </w:r>
      <w:r w:rsidR="00C95046">
        <w:t>Carro Autônomo desenvolvido na UFES.</w:t>
      </w:r>
    </w:p>
  </w:footnote>
  <w:footnote w:id="4">
    <w:p w14:paraId="26B61828" w14:textId="40AD3E7C" w:rsidR="005E5E28" w:rsidRPr="005E5E28" w:rsidRDefault="005E5E28">
      <w:pPr>
        <w:pStyle w:val="Textodenotaderodap"/>
        <w:rPr>
          <w:color w:val="FF0000"/>
        </w:rPr>
      </w:pPr>
      <w:r>
        <w:rPr>
          <w:rStyle w:val="Refdenotaderodap"/>
        </w:rPr>
        <w:footnoteRef/>
      </w:r>
      <w:r>
        <w:t xml:space="preserve"> </w:t>
      </w:r>
      <w:r w:rsidR="00A34F56" w:rsidRPr="00A34F56">
        <w:t xml:space="preserve">https://unicamp.br/unicamp/noticias/unicamp-e-racing/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4A86"/>
    <w:multiLevelType w:val="hybridMultilevel"/>
    <w:tmpl w:val="CE32D1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C235D4"/>
    <w:multiLevelType w:val="hybridMultilevel"/>
    <w:tmpl w:val="87C29FA6"/>
    <w:lvl w:ilvl="0" w:tplc="1D0C9ACA">
      <w:start w:val="1"/>
      <w:numFmt w:val="decimal"/>
      <w:lvlText w:val="[%1]"/>
      <w:lvlJc w:val="left"/>
      <w:pPr>
        <w:ind w:left="1962" w:hanging="397"/>
      </w:pPr>
      <w:rPr>
        <w:rFonts w:ascii="Times New Roman" w:eastAsia="Times New Roman" w:hAnsi="Times New Roman" w:cs="Times New Roman" w:hint="default"/>
        <w:i w:val="0"/>
        <w:spacing w:val="0"/>
        <w:w w:val="100"/>
        <w:sz w:val="24"/>
        <w:szCs w:val="24"/>
        <w:lang w:val="pt-PT" w:eastAsia="en-US" w:bidi="ar-SA"/>
      </w:rPr>
    </w:lvl>
    <w:lvl w:ilvl="1" w:tplc="9BE4F41A">
      <w:numFmt w:val="bullet"/>
      <w:lvlText w:val="•"/>
      <w:lvlJc w:val="left"/>
      <w:pPr>
        <w:ind w:left="2890" w:hanging="397"/>
      </w:pPr>
      <w:rPr>
        <w:rFonts w:hint="default"/>
        <w:lang w:val="pt-PT" w:eastAsia="en-US" w:bidi="ar-SA"/>
      </w:rPr>
    </w:lvl>
    <w:lvl w:ilvl="2" w:tplc="41A268B0">
      <w:numFmt w:val="bullet"/>
      <w:lvlText w:val="•"/>
      <w:lvlJc w:val="left"/>
      <w:pPr>
        <w:ind w:left="3819" w:hanging="397"/>
      </w:pPr>
      <w:rPr>
        <w:rFonts w:hint="default"/>
        <w:lang w:val="pt-PT" w:eastAsia="en-US" w:bidi="ar-SA"/>
      </w:rPr>
    </w:lvl>
    <w:lvl w:ilvl="3" w:tplc="9AF29ECA">
      <w:numFmt w:val="bullet"/>
      <w:lvlText w:val="•"/>
      <w:lvlJc w:val="left"/>
      <w:pPr>
        <w:ind w:left="4747" w:hanging="397"/>
      </w:pPr>
      <w:rPr>
        <w:rFonts w:hint="default"/>
        <w:lang w:val="pt-PT" w:eastAsia="en-US" w:bidi="ar-SA"/>
      </w:rPr>
    </w:lvl>
    <w:lvl w:ilvl="4" w:tplc="4050BECE">
      <w:numFmt w:val="bullet"/>
      <w:lvlText w:val="•"/>
      <w:lvlJc w:val="left"/>
      <w:pPr>
        <w:ind w:left="5676" w:hanging="397"/>
      </w:pPr>
      <w:rPr>
        <w:rFonts w:hint="default"/>
        <w:lang w:val="pt-PT" w:eastAsia="en-US" w:bidi="ar-SA"/>
      </w:rPr>
    </w:lvl>
    <w:lvl w:ilvl="5" w:tplc="738C4732">
      <w:numFmt w:val="bullet"/>
      <w:lvlText w:val="•"/>
      <w:lvlJc w:val="left"/>
      <w:pPr>
        <w:ind w:left="6605" w:hanging="397"/>
      </w:pPr>
      <w:rPr>
        <w:rFonts w:hint="default"/>
        <w:lang w:val="pt-PT" w:eastAsia="en-US" w:bidi="ar-SA"/>
      </w:rPr>
    </w:lvl>
    <w:lvl w:ilvl="6" w:tplc="B63A7E86">
      <w:numFmt w:val="bullet"/>
      <w:lvlText w:val="•"/>
      <w:lvlJc w:val="left"/>
      <w:pPr>
        <w:ind w:left="7533" w:hanging="397"/>
      </w:pPr>
      <w:rPr>
        <w:rFonts w:hint="default"/>
        <w:lang w:val="pt-PT" w:eastAsia="en-US" w:bidi="ar-SA"/>
      </w:rPr>
    </w:lvl>
    <w:lvl w:ilvl="7" w:tplc="7AB6355E">
      <w:numFmt w:val="bullet"/>
      <w:lvlText w:val="•"/>
      <w:lvlJc w:val="left"/>
      <w:pPr>
        <w:ind w:left="8462" w:hanging="397"/>
      </w:pPr>
      <w:rPr>
        <w:rFonts w:hint="default"/>
        <w:lang w:val="pt-PT" w:eastAsia="en-US" w:bidi="ar-SA"/>
      </w:rPr>
    </w:lvl>
    <w:lvl w:ilvl="8" w:tplc="E53CB6C8">
      <w:numFmt w:val="bullet"/>
      <w:lvlText w:val="•"/>
      <w:lvlJc w:val="left"/>
      <w:pPr>
        <w:ind w:left="9391" w:hanging="397"/>
      </w:pPr>
      <w:rPr>
        <w:rFonts w:hint="default"/>
        <w:lang w:val="pt-PT" w:eastAsia="en-US" w:bidi="ar-SA"/>
      </w:rPr>
    </w:lvl>
  </w:abstractNum>
  <w:abstractNum w:abstractNumId="2" w15:restartNumberingAfterBreak="0">
    <w:nsid w:val="19A32A03"/>
    <w:multiLevelType w:val="hybridMultilevel"/>
    <w:tmpl w:val="EBDAC5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6717C74"/>
    <w:multiLevelType w:val="hybridMultilevel"/>
    <w:tmpl w:val="6AE669E6"/>
    <w:lvl w:ilvl="0" w:tplc="0494E6CC">
      <w:numFmt w:val="bullet"/>
      <w:lvlText w:val="●"/>
      <w:lvlJc w:val="left"/>
      <w:pPr>
        <w:ind w:left="980" w:hanging="360"/>
      </w:pPr>
      <w:rPr>
        <w:rFonts w:ascii="Times New Roman" w:eastAsia="Times New Roman" w:hAnsi="Times New Roman" w:cs="Times New Roman" w:hint="default"/>
        <w:w w:val="100"/>
        <w:sz w:val="24"/>
        <w:szCs w:val="24"/>
        <w:lang w:val="pt-PT" w:eastAsia="en-US" w:bidi="ar-SA"/>
      </w:rPr>
    </w:lvl>
    <w:lvl w:ilvl="1" w:tplc="DFAC4422">
      <w:numFmt w:val="bullet"/>
      <w:lvlText w:val="•"/>
      <w:lvlJc w:val="left"/>
      <w:pPr>
        <w:ind w:left="1836" w:hanging="360"/>
      </w:pPr>
      <w:rPr>
        <w:rFonts w:hint="default"/>
        <w:lang w:val="pt-PT" w:eastAsia="en-US" w:bidi="ar-SA"/>
      </w:rPr>
    </w:lvl>
    <w:lvl w:ilvl="2" w:tplc="3432C726">
      <w:numFmt w:val="bullet"/>
      <w:lvlText w:val="•"/>
      <w:lvlJc w:val="left"/>
      <w:pPr>
        <w:ind w:left="2693" w:hanging="360"/>
      </w:pPr>
      <w:rPr>
        <w:rFonts w:hint="default"/>
        <w:lang w:val="pt-PT" w:eastAsia="en-US" w:bidi="ar-SA"/>
      </w:rPr>
    </w:lvl>
    <w:lvl w:ilvl="3" w:tplc="B12C771A">
      <w:numFmt w:val="bullet"/>
      <w:lvlText w:val="•"/>
      <w:lvlJc w:val="left"/>
      <w:pPr>
        <w:ind w:left="3549" w:hanging="360"/>
      </w:pPr>
      <w:rPr>
        <w:rFonts w:hint="default"/>
        <w:lang w:val="pt-PT" w:eastAsia="en-US" w:bidi="ar-SA"/>
      </w:rPr>
    </w:lvl>
    <w:lvl w:ilvl="4" w:tplc="B6F0C1EE">
      <w:numFmt w:val="bullet"/>
      <w:lvlText w:val="•"/>
      <w:lvlJc w:val="left"/>
      <w:pPr>
        <w:ind w:left="4406" w:hanging="360"/>
      </w:pPr>
      <w:rPr>
        <w:rFonts w:hint="default"/>
        <w:lang w:val="pt-PT" w:eastAsia="en-US" w:bidi="ar-SA"/>
      </w:rPr>
    </w:lvl>
    <w:lvl w:ilvl="5" w:tplc="795C19F8">
      <w:numFmt w:val="bullet"/>
      <w:lvlText w:val="•"/>
      <w:lvlJc w:val="left"/>
      <w:pPr>
        <w:ind w:left="5263" w:hanging="360"/>
      </w:pPr>
      <w:rPr>
        <w:rFonts w:hint="default"/>
        <w:lang w:val="pt-PT" w:eastAsia="en-US" w:bidi="ar-SA"/>
      </w:rPr>
    </w:lvl>
    <w:lvl w:ilvl="6" w:tplc="93C8C41C">
      <w:numFmt w:val="bullet"/>
      <w:lvlText w:val="•"/>
      <w:lvlJc w:val="left"/>
      <w:pPr>
        <w:ind w:left="6119" w:hanging="360"/>
      </w:pPr>
      <w:rPr>
        <w:rFonts w:hint="default"/>
        <w:lang w:val="pt-PT" w:eastAsia="en-US" w:bidi="ar-SA"/>
      </w:rPr>
    </w:lvl>
    <w:lvl w:ilvl="7" w:tplc="D9866EC6">
      <w:numFmt w:val="bullet"/>
      <w:lvlText w:val="•"/>
      <w:lvlJc w:val="left"/>
      <w:pPr>
        <w:ind w:left="6976" w:hanging="360"/>
      </w:pPr>
      <w:rPr>
        <w:rFonts w:hint="default"/>
        <w:lang w:val="pt-PT" w:eastAsia="en-US" w:bidi="ar-SA"/>
      </w:rPr>
    </w:lvl>
    <w:lvl w:ilvl="8" w:tplc="3A6CAFC8">
      <w:numFmt w:val="bullet"/>
      <w:lvlText w:val="•"/>
      <w:lvlJc w:val="left"/>
      <w:pPr>
        <w:ind w:left="7833" w:hanging="360"/>
      </w:pPr>
      <w:rPr>
        <w:rFonts w:hint="default"/>
        <w:lang w:val="pt-PT" w:eastAsia="en-US" w:bidi="ar-SA"/>
      </w:rPr>
    </w:lvl>
  </w:abstractNum>
  <w:abstractNum w:abstractNumId="4" w15:restartNumberingAfterBreak="0">
    <w:nsid w:val="30D924F8"/>
    <w:multiLevelType w:val="hybridMultilevel"/>
    <w:tmpl w:val="069CF80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34167606"/>
    <w:multiLevelType w:val="multilevel"/>
    <w:tmpl w:val="D05E49EE"/>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85E4D7F"/>
    <w:multiLevelType w:val="hybridMultilevel"/>
    <w:tmpl w:val="AC18B3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6F002165"/>
    <w:multiLevelType w:val="hybridMultilevel"/>
    <w:tmpl w:val="AA9A67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72335353">
    <w:abstractNumId w:val="5"/>
  </w:num>
  <w:num w:numId="2" w16cid:durableId="1321232655">
    <w:abstractNumId w:val="1"/>
  </w:num>
  <w:num w:numId="3" w16cid:durableId="1054498642">
    <w:abstractNumId w:val="7"/>
  </w:num>
  <w:num w:numId="4" w16cid:durableId="2122919037">
    <w:abstractNumId w:val="3"/>
  </w:num>
  <w:num w:numId="5" w16cid:durableId="1609311646">
    <w:abstractNumId w:val="0"/>
  </w:num>
  <w:num w:numId="6" w16cid:durableId="1663968777">
    <w:abstractNumId w:val="6"/>
  </w:num>
  <w:num w:numId="7" w16cid:durableId="99841636">
    <w:abstractNumId w:val="4"/>
  </w:num>
  <w:num w:numId="8" w16cid:durableId="6113220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re Júnior">
    <w15:presenceInfo w15:providerId="Windows Live" w15:userId="1354f44f30b94ca0"/>
  </w15:person>
  <w15:person w15:author="Danilo Alves">
    <w15:presenceInfo w15:providerId="Windows Live" w15:userId="d6420cb42b8183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72E"/>
    <w:rsid w:val="0000786E"/>
    <w:rsid w:val="0004021E"/>
    <w:rsid w:val="00041FDE"/>
    <w:rsid w:val="0005370E"/>
    <w:rsid w:val="00087D8C"/>
    <w:rsid w:val="00091708"/>
    <w:rsid w:val="00094079"/>
    <w:rsid w:val="000B6E0A"/>
    <w:rsid w:val="000C6A83"/>
    <w:rsid w:val="000E2873"/>
    <w:rsid w:val="000F423C"/>
    <w:rsid w:val="000F604F"/>
    <w:rsid w:val="00106C58"/>
    <w:rsid w:val="00116281"/>
    <w:rsid w:val="00131370"/>
    <w:rsid w:val="00160C94"/>
    <w:rsid w:val="001754D3"/>
    <w:rsid w:val="001B41F9"/>
    <w:rsid w:val="001C709F"/>
    <w:rsid w:val="001F430D"/>
    <w:rsid w:val="00204C52"/>
    <w:rsid w:val="0021180F"/>
    <w:rsid w:val="00223BDC"/>
    <w:rsid w:val="00232679"/>
    <w:rsid w:val="002364A2"/>
    <w:rsid w:val="002A0184"/>
    <w:rsid w:val="002C5039"/>
    <w:rsid w:val="002C71C6"/>
    <w:rsid w:val="002E5179"/>
    <w:rsid w:val="002F4D4F"/>
    <w:rsid w:val="00314C58"/>
    <w:rsid w:val="003218EF"/>
    <w:rsid w:val="00333D54"/>
    <w:rsid w:val="00350832"/>
    <w:rsid w:val="0035372E"/>
    <w:rsid w:val="003543B2"/>
    <w:rsid w:val="00355AA1"/>
    <w:rsid w:val="00367788"/>
    <w:rsid w:val="00380E59"/>
    <w:rsid w:val="00385BAB"/>
    <w:rsid w:val="00386CA8"/>
    <w:rsid w:val="003944A6"/>
    <w:rsid w:val="003966CF"/>
    <w:rsid w:val="003C67CE"/>
    <w:rsid w:val="003D194A"/>
    <w:rsid w:val="00404C1C"/>
    <w:rsid w:val="00452379"/>
    <w:rsid w:val="00462FC2"/>
    <w:rsid w:val="00470FCF"/>
    <w:rsid w:val="00474952"/>
    <w:rsid w:val="00476B89"/>
    <w:rsid w:val="004F4761"/>
    <w:rsid w:val="004F7CE4"/>
    <w:rsid w:val="00500CEC"/>
    <w:rsid w:val="005059DE"/>
    <w:rsid w:val="005109AC"/>
    <w:rsid w:val="00541B7C"/>
    <w:rsid w:val="00550C06"/>
    <w:rsid w:val="00575391"/>
    <w:rsid w:val="00594288"/>
    <w:rsid w:val="005B1D8D"/>
    <w:rsid w:val="005D59AC"/>
    <w:rsid w:val="005D7687"/>
    <w:rsid w:val="005E5E28"/>
    <w:rsid w:val="005F46DA"/>
    <w:rsid w:val="0060088D"/>
    <w:rsid w:val="0060751B"/>
    <w:rsid w:val="00617AA7"/>
    <w:rsid w:val="006272C3"/>
    <w:rsid w:val="00631861"/>
    <w:rsid w:val="006522EC"/>
    <w:rsid w:val="00661E0F"/>
    <w:rsid w:val="00664EE5"/>
    <w:rsid w:val="00665906"/>
    <w:rsid w:val="00683A9E"/>
    <w:rsid w:val="00691A82"/>
    <w:rsid w:val="00695650"/>
    <w:rsid w:val="006B3BC5"/>
    <w:rsid w:val="006C14BA"/>
    <w:rsid w:val="00710BB6"/>
    <w:rsid w:val="00712672"/>
    <w:rsid w:val="007142DC"/>
    <w:rsid w:val="0072465F"/>
    <w:rsid w:val="00725786"/>
    <w:rsid w:val="007258DF"/>
    <w:rsid w:val="00757663"/>
    <w:rsid w:val="007721F7"/>
    <w:rsid w:val="00772855"/>
    <w:rsid w:val="00776417"/>
    <w:rsid w:val="007773B4"/>
    <w:rsid w:val="0078024A"/>
    <w:rsid w:val="00790D97"/>
    <w:rsid w:val="007975B7"/>
    <w:rsid w:val="007A5F54"/>
    <w:rsid w:val="007C3D99"/>
    <w:rsid w:val="008118F5"/>
    <w:rsid w:val="00842249"/>
    <w:rsid w:val="00857E3D"/>
    <w:rsid w:val="00883C45"/>
    <w:rsid w:val="00893A86"/>
    <w:rsid w:val="00894BD9"/>
    <w:rsid w:val="008A54E8"/>
    <w:rsid w:val="008B0C58"/>
    <w:rsid w:val="008B68B8"/>
    <w:rsid w:val="008E4B0B"/>
    <w:rsid w:val="008F0794"/>
    <w:rsid w:val="00904AAD"/>
    <w:rsid w:val="009078B6"/>
    <w:rsid w:val="009278C6"/>
    <w:rsid w:val="00933C71"/>
    <w:rsid w:val="00985AA8"/>
    <w:rsid w:val="009917D1"/>
    <w:rsid w:val="009A3716"/>
    <w:rsid w:val="009C505E"/>
    <w:rsid w:val="009C6617"/>
    <w:rsid w:val="00A0175C"/>
    <w:rsid w:val="00A06F66"/>
    <w:rsid w:val="00A16EBB"/>
    <w:rsid w:val="00A17D74"/>
    <w:rsid w:val="00A277CF"/>
    <w:rsid w:val="00A333D2"/>
    <w:rsid w:val="00A34F56"/>
    <w:rsid w:val="00A3519A"/>
    <w:rsid w:val="00A53283"/>
    <w:rsid w:val="00A72513"/>
    <w:rsid w:val="00A86E54"/>
    <w:rsid w:val="00A968EB"/>
    <w:rsid w:val="00AA27BA"/>
    <w:rsid w:val="00AA74F5"/>
    <w:rsid w:val="00AE398E"/>
    <w:rsid w:val="00B32AEB"/>
    <w:rsid w:val="00B34285"/>
    <w:rsid w:val="00B43D10"/>
    <w:rsid w:val="00B46574"/>
    <w:rsid w:val="00B56C22"/>
    <w:rsid w:val="00B6044A"/>
    <w:rsid w:val="00B84035"/>
    <w:rsid w:val="00B84338"/>
    <w:rsid w:val="00BD740B"/>
    <w:rsid w:val="00BE000B"/>
    <w:rsid w:val="00BE2505"/>
    <w:rsid w:val="00BE41CB"/>
    <w:rsid w:val="00BF5519"/>
    <w:rsid w:val="00BF7651"/>
    <w:rsid w:val="00C12967"/>
    <w:rsid w:val="00C45A0D"/>
    <w:rsid w:val="00C91570"/>
    <w:rsid w:val="00C95046"/>
    <w:rsid w:val="00CB1084"/>
    <w:rsid w:val="00CC5613"/>
    <w:rsid w:val="00CC643B"/>
    <w:rsid w:val="00CD175A"/>
    <w:rsid w:val="00CE0A70"/>
    <w:rsid w:val="00CE3726"/>
    <w:rsid w:val="00D40144"/>
    <w:rsid w:val="00D67940"/>
    <w:rsid w:val="00D84899"/>
    <w:rsid w:val="00DB77BE"/>
    <w:rsid w:val="00DC2700"/>
    <w:rsid w:val="00DD0C75"/>
    <w:rsid w:val="00DD5FCD"/>
    <w:rsid w:val="00DF0EF6"/>
    <w:rsid w:val="00DF2648"/>
    <w:rsid w:val="00DF64E1"/>
    <w:rsid w:val="00E100A6"/>
    <w:rsid w:val="00E13B77"/>
    <w:rsid w:val="00E51846"/>
    <w:rsid w:val="00E62DE8"/>
    <w:rsid w:val="00E71181"/>
    <w:rsid w:val="00E71EA8"/>
    <w:rsid w:val="00E85395"/>
    <w:rsid w:val="00E923CF"/>
    <w:rsid w:val="00EA3FDA"/>
    <w:rsid w:val="00EC09C8"/>
    <w:rsid w:val="00EC7956"/>
    <w:rsid w:val="00F10ADC"/>
    <w:rsid w:val="00F10CB1"/>
    <w:rsid w:val="00F206A2"/>
    <w:rsid w:val="00F71A5D"/>
    <w:rsid w:val="00FB3C1C"/>
    <w:rsid w:val="00FD35CC"/>
    <w:rsid w:val="00FE05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E0AFB"/>
  <w15:chartTrackingRefBased/>
  <w15:docId w15:val="{EB2397E4-5466-428D-8218-C4C992E4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72E"/>
    <w:rPr>
      <w:rFonts w:ascii="Arial" w:hAnsi="Arial" w:cs="Arial"/>
    </w:rPr>
  </w:style>
  <w:style w:type="paragraph" w:styleId="Ttulo1">
    <w:name w:val="heading 1"/>
    <w:basedOn w:val="Normal"/>
    <w:next w:val="SemEspaamento"/>
    <w:link w:val="Ttulo1Char"/>
    <w:uiPriority w:val="9"/>
    <w:qFormat/>
    <w:rsid w:val="00232679"/>
    <w:pPr>
      <w:keepNext/>
      <w:keepLines/>
      <w:spacing w:before="360" w:after="80"/>
      <w:outlineLvl w:val="0"/>
    </w:pPr>
    <w:rPr>
      <w:rFonts w:eastAsiaTheme="majorEastAsia"/>
      <w:b/>
      <w:bCs/>
      <w:sz w:val="28"/>
      <w:szCs w:val="28"/>
    </w:rPr>
  </w:style>
  <w:style w:type="paragraph" w:styleId="Ttulo2">
    <w:name w:val="heading 2"/>
    <w:basedOn w:val="SemEspaamento"/>
    <w:next w:val="Normal"/>
    <w:link w:val="Ttulo2Char"/>
    <w:uiPriority w:val="9"/>
    <w:unhideWhenUsed/>
    <w:qFormat/>
    <w:rsid w:val="00D84899"/>
    <w:pPr>
      <w:numPr>
        <w:ilvl w:val="1"/>
        <w:numId w:val="1"/>
      </w:numPr>
      <w:outlineLvl w:val="1"/>
    </w:pPr>
    <w:rPr>
      <w:b/>
      <w:bCs/>
    </w:rPr>
  </w:style>
  <w:style w:type="paragraph" w:styleId="Ttulo3">
    <w:name w:val="heading 3"/>
    <w:basedOn w:val="Normal"/>
    <w:next w:val="Normal"/>
    <w:link w:val="Ttulo3Char"/>
    <w:uiPriority w:val="9"/>
    <w:semiHidden/>
    <w:unhideWhenUsed/>
    <w:qFormat/>
    <w:rsid w:val="003537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537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537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537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537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537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5372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2679"/>
    <w:rPr>
      <w:rFonts w:ascii="Arial" w:eastAsiaTheme="majorEastAsia" w:hAnsi="Arial" w:cs="Arial"/>
      <w:b/>
      <w:bCs/>
      <w:sz w:val="28"/>
      <w:szCs w:val="28"/>
    </w:rPr>
  </w:style>
  <w:style w:type="paragraph" w:styleId="SemEspaamento">
    <w:name w:val="No Spacing"/>
    <w:aliases w:val="Texto"/>
    <w:uiPriority w:val="1"/>
    <w:qFormat/>
    <w:rsid w:val="00691A82"/>
    <w:pPr>
      <w:spacing w:after="0" w:line="360" w:lineRule="auto"/>
      <w:ind w:firstLine="709"/>
      <w:jc w:val="both"/>
    </w:pPr>
    <w:rPr>
      <w:rFonts w:ascii="Arial" w:hAnsi="Arial" w:cs="Arial"/>
    </w:rPr>
  </w:style>
  <w:style w:type="character" w:customStyle="1" w:styleId="Ttulo2Char">
    <w:name w:val="Título 2 Char"/>
    <w:basedOn w:val="Fontepargpadro"/>
    <w:link w:val="Ttulo2"/>
    <w:uiPriority w:val="9"/>
    <w:rsid w:val="00D84899"/>
    <w:rPr>
      <w:rFonts w:ascii="Arial" w:hAnsi="Arial" w:cs="Arial"/>
      <w:b/>
      <w:bCs/>
    </w:rPr>
  </w:style>
  <w:style w:type="character" w:customStyle="1" w:styleId="Ttulo3Char">
    <w:name w:val="Título 3 Char"/>
    <w:basedOn w:val="Fontepargpadro"/>
    <w:link w:val="Ttulo3"/>
    <w:uiPriority w:val="9"/>
    <w:semiHidden/>
    <w:rsid w:val="003537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537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537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537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537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537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5372E"/>
    <w:rPr>
      <w:rFonts w:eastAsiaTheme="majorEastAsia" w:cstheme="majorBidi"/>
      <w:color w:val="272727" w:themeColor="text1" w:themeTint="D8"/>
    </w:rPr>
  </w:style>
  <w:style w:type="paragraph" w:styleId="Ttulo">
    <w:name w:val="Title"/>
    <w:basedOn w:val="Normal"/>
    <w:next w:val="Normal"/>
    <w:link w:val="TtuloChar"/>
    <w:uiPriority w:val="10"/>
    <w:qFormat/>
    <w:rsid w:val="003537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537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537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537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5372E"/>
    <w:pPr>
      <w:spacing w:before="160"/>
      <w:jc w:val="center"/>
    </w:pPr>
    <w:rPr>
      <w:i/>
      <w:iCs/>
      <w:color w:val="404040" w:themeColor="text1" w:themeTint="BF"/>
    </w:rPr>
  </w:style>
  <w:style w:type="character" w:customStyle="1" w:styleId="CitaoChar">
    <w:name w:val="Citação Char"/>
    <w:basedOn w:val="Fontepargpadro"/>
    <w:link w:val="Citao"/>
    <w:uiPriority w:val="29"/>
    <w:rsid w:val="0035372E"/>
    <w:rPr>
      <w:i/>
      <w:iCs/>
      <w:color w:val="404040" w:themeColor="text1" w:themeTint="BF"/>
    </w:rPr>
  </w:style>
  <w:style w:type="paragraph" w:styleId="PargrafodaLista">
    <w:name w:val="List Paragraph"/>
    <w:basedOn w:val="Normal"/>
    <w:uiPriority w:val="1"/>
    <w:rsid w:val="0035372E"/>
    <w:pPr>
      <w:ind w:left="720"/>
      <w:contextualSpacing/>
    </w:pPr>
  </w:style>
  <w:style w:type="character" w:styleId="nfaseIntensa">
    <w:name w:val="Intense Emphasis"/>
    <w:basedOn w:val="Fontepargpadro"/>
    <w:uiPriority w:val="21"/>
    <w:qFormat/>
    <w:rsid w:val="0035372E"/>
    <w:rPr>
      <w:i/>
      <w:iCs/>
      <w:color w:val="0F4761" w:themeColor="accent1" w:themeShade="BF"/>
    </w:rPr>
  </w:style>
  <w:style w:type="paragraph" w:styleId="CitaoIntensa">
    <w:name w:val="Intense Quote"/>
    <w:basedOn w:val="Normal"/>
    <w:next w:val="Normal"/>
    <w:link w:val="CitaoIntensaChar"/>
    <w:uiPriority w:val="30"/>
    <w:qFormat/>
    <w:rsid w:val="00353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5372E"/>
    <w:rPr>
      <w:i/>
      <w:iCs/>
      <w:color w:val="0F4761" w:themeColor="accent1" w:themeShade="BF"/>
    </w:rPr>
  </w:style>
  <w:style w:type="character" w:styleId="RefernciaIntensa">
    <w:name w:val="Intense Reference"/>
    <w:basedOn w:val="Fontepargpadro"/>
    <w:uiPriority w:val="32"/>
    <w:qFormat/>
    <w:rsid w:val="0035372E"/>
    <w:rPr>
      <w:b/>
      <w:bCs/>
      <w:smallCaps/>
      <w:color w:val="0F4761" w:themeColor="accent1" w:themeShade="BF"/>
      <w:spacing w:val="5"/>
    </w:rPr>
  </w:style>
  <w:style w:type="character" w:styleId="Hyperlink">
    <w:name w:val="Hyperlink"/>
    <w:basedOn w:val="Fontepargpadro"/>
    <w:uiPriority w:val="99"/>
    <w:unhideWhenUsed/>
    <w:rsid w:val="0035372E"/>
    <w:rPr>
      <w:color w:val="467886" w:themeColor="hyperlink"/>
      <w:u w:val="single"/>
    </w:rPr>
  </w:style>
  <w:style w:type="character" w:customStyle="1" w:styleId="MenoPendente1">
    <w:name w:val="Menção Pendente1"/>
    <w:basedOn w:val="Fontepargpadro"/>
    <w:uiPriority w:val="99"/>
    <w:semiHidden/>
    <w:unhideWhenUsed/>
    <w:rsid w:val="0035372E"/>
    <w:rPr>
      <w:color w:val="605E5C"/>
      <w:shd w:val="clear" w:color="auto" w:fill="E1DFDD"/>
    </w:rPr>
  </w:style>
  <w:style w:type="paragraph" w:styleId="CabealhodoSumrio">
    <w:name w:val="TOC Heading"/>
    <w:basedOn w:val="Ttulo1"/>
    <w:next w:val="Normal"/>
    <w:uiPriority w:val="39"/>
    <w:unhideWhenUsed/>
    <w:qFormat/>
    <w:rsid w:val="00232679"/>
    <w:pPr>
      <w:spacing w:before="240" w:after="0" w:line="259" w:lineRule="auto"/>
      <w:outlineLvl w:val="9"/>
    </w:pPr>
    <w:rPr>
      <w:rFonts w:asciiTheme="majorHAnsi" w:hAnsiTheme="majorHAnsi" w:cstheme="majorBidi"/>
      <w:b w:val="0"/>
      <w:bCs w:val="0"/>
      <w:color w:val="0F4761" w:themeColor="accent1" w:themeShade="BF"/>
      <w:kern w:val="0"/>
      <w:sz w:val="32"/>
      <w:szCs w:val="32"/>
      <w:lang w:eastAsia="pt-BR"/>
      <w14:ligatures w14:val="none"/>
    </w:rPr>
  </w:style>
  <w:style w:type="paragraph" w:styleId="Sumrio1">
    <w:name w:val="toc 1"/>
    <w:basedOn w:val="Normal"/>
    <w:next w:val="Normal"/>
    <w:autoRedefine/>
    <w:uiPriority w:val="39"/>
    <w:unhideWhenUsed/>
    <w:rsid w:val="00232679"/>
    <w:pPr>
      <w:spacing w:before="120" w:after="120"/>
    </w:pPr>
    <w:rPr>
      <w:rFonts w:asciiTheme="minorHAnsi" w:hAnsiTheme="minorHAnsi"/>
      <w:b/>
      <w:bCs/>
      <w:caps/>
      <w:sz w:val="20"/>
      <w:szCs w:val="20"/>
    </w:rPr>
  </w:style>
  <w:style w:type="paragraph" w:styleId="Cabealho">
    <w:name w:val="header"/>
    <w:basedOn w:val="Normal"/>
    <w:link w:val="CabealhoChar"/>
    <w:uiPriority w:val="99"/>
    <w:unhideWhenUsed/>
    <w:rsid w:val="0023267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32679"/>
    <w:rPr>
      <w:rFonts w:ascii="Arial" w:hAnsi="Arial" w:cs="Arial"/>
    </w:rPr>
  </w:style>
  <w:style w:type="paragraph" w:styleId="Rodap">
    <w:name w:val="footer"/>
    <w:basedOn w:val="Normal"/>
    <w:link w:val="RodapChar"/>
    <w:uiPriority w:val="99"/>
    <w:unhideWhenUsed/>
    <w:rsid w:val="00232679"/>
    <w:pPr>
      <w:tabs>
        <w:tab w:val="center" w:pos="4252"/>
        <w:tab w:val="right" w:pos="8504"/>
      </w:tabs>
      <w:spacing w:after="0" w:line="240" w:lineRule="auto"/>
    </w:pPr>
  </w:style>
  <w:style w:type="character" w:customStyle="1" w:styleId="RodapChar">
    <w:name w:val="Rodapé Char"/>
    <w:basedOn w:val="Fontepargpadro"/>
    <w:link w:val="Rodap"/>
    <w:uiPriority w:val="99"/>
    <w:rsid w:val="00232679"/>
    <w:rPr>
      <w:rFonts w:ascii="Arial" w:hAnsi="Arial" w:cs="Arial"/>
    </w:rPr>
  </w:style>
  <w:style w:type="paragraph" w:styleId="Textodenotaderodap">
    <w:name w:val="footnote text"/>
    <w:basedOn w:val="Normal"/>
    <w:link w:val="TextodenotaderodapChar"/>
    <w:uiPriority w:val="99"/>
    <w:semiHidden/>
    <w:unhideWhenUsed/>
    <w:rsid w:val="008E4B0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E4B0B"/>
    <w:rPr>
      <w:rFonts w:ascii="Arial" w:hAnsi="Arial" w:cs="Arial"/>
      <w:sz w:val="20"/>
      <w:szCs w:val="20"/>
    </w:rPr>
  </w:style>
  <w:style w:type="character" w:styleId="Refdenotaderodap">
    <w:name w:val="footnote reference"/>
    <w:basedOn w:val="Fontepargpadro"/>
    <w:uiPriority w:val="99"/>
    <w:semiHidden/>
    <w:unhideWhenUsed/>
    <w:rsid w:val="008E4B0B"/>
    <w:rPr>
      <w:vertAlign w:val="superscript"/>
    </w:rPr>
  </w:style>
  <w:style w:type="paragraph" w:styleId="Bibliografia">
    <w:name w:val="Bibliography"/>
    <w:basedOn w:val="Normal"/>
    <w:next w:val="Normal"/>
    <w:uiPriority w:val="37"/>
    <w:unhideWhenUsed/>
    <w:rsid w:val="008E4B0B"/>
  </w:style>
  <w:style w:type="paragraph" w:styleId="Legenda">
    <w:name w:val="caption"/>
    <w:basedOn w:val="Normal"/>
    <w:next w:val="Normal"/>
    <w:uiPriority w:val="35"/>
    <w:unhideWhenUsed/>
    <w:qFormat/>
    <w:rsid w:val="005E5E28"/>
    <w:pPr>
      <w:spacing w:after="0" w:line="240" w:lineRule="auto"/>
    </w:pPr>
    <w:rPr>
      <w:i/>
      <w:iCs/>
      <w:color w:val="0E2841" w:themeColor="text2"/>
      <w:sz w:val="18"/>
      <w:szCs w:val="18"/>
    </w:rPr>
  </w:style>
  <w:style w:type="paragraph" w:styleId="Sumrio2">
    <w:name w:val="toc 2"/>
    <w:basedOn w:val="Normal"/>
    <w:next w:val="Normal"/>
    <w:autoRedefine/>
    <w:uiPriority w:val="39"/>
    <w:unhideWhenUsed/>
    <w:rsid w:val="00A53283"/>
    <w:pPr>
      <w:tabs>
        <w:tab w:val="left" w:pos="960"/>
        <w:tab w:val="right" w:leader="dot" w:pos="8494"/>
      </w:tabs>
      <w:spacing w:after="0"/>
      <w:ind w:left="240"/>
    </w:pPr>
    <w:rPr>
      <w:rFonts w:asciiTheme="minorHAnsi" w:hAnsiTheme="minorHAnsi"/>
      <w:b/>
      <w:bCs/>
      <w:smallCaps/>
      <w:noProof/>
      <w:sz w:val="20"/>
      <w:szCs w:val="20"/>
    </w:rPr>
  </w:style>
  <w:style w:type="paragraph" w:styleId="Sumrio3">
    <w:name w:val="toc 3"/>
    <w:basedOn w:val="Normal"/>
    <w:next w:val="Normal"/>
    <w:autoRedefine/>
    <w:uiPriority w:val="39"/>
    <w:unhideWhenUsed/>
    <w:rsid w:val="009917D1"/>
    <w:pPr>
      <w:spacing w:after="0"/>
      <w:ind w:left="480"/>
    </w:pPr>
    <w:rPr>
      <w:rFonts w:asciiTheme="minorHAnsi" w:hAnsiTheme="minorHAnsi"/>
      <w:i/>
      <w:iCs/>
      <w:sz w:val="20"/>
      <w:szCs w:val="20"/>
    </w:rPr>
  </w:style>
  <w:style w:type="paragraph" w:styleId="Sumrio4">
    <w:name w:val="toc 4"/>
    <w:basedOn w:val="Normal"/>
    <w:next w:val="Normal"/>
    <w:autoRedefine/>
    <w:uiPriority w:val="39"/>
    <w:unhideWhenUsed/>
    <w:rsid w:val="009917D1"/>
    <w:pPr>
      <w:spacing w:after="0"/>
      <w:ind w:left="720"/>
    </w:pPr>
    <w:rPr>
      <w:rFonts w:asciiTheme="minorHAnsi" w:hAnsiTheme="minorHAnsi"/>
      <w:sz w:val="18"/>
      <w:szCs w:val="18"/>
    </w:rPr>
  </w:style>
  <w:style w:type="paragraph" w:styleId="Sumrio5">
    <w:name w:val="toc 5"/>
    <w:basedOn w:val="Normal"/>
    <w:next w:val="Normal"/>
    <w:autoRedefine/>
    <w:uiPriority w:val="39"/>
    <w:unhideWhenUsed/>
    <w:rsid w:val="009917D1"/>
    <w:pPr>
      <w:spacing w:after="0"/>
      <w:ind w:left="960"/>
    </w:pPr>
    <w:rPr>
      <w:rFonts w:asciiTheme="minorHAnsi" w:hAnsiTheme="minorHAnsi"/>
      <w:sz w:val="18"/>
      <w:szCs w:val="18"/>
    </w:rPr>
  </w:style>
  <w:style w:type="paragraph" w:styleId="Sumrio6">
    <w:name w:val="toc 6"/>
    <w:basedOn w:val="Normal"/>
    <w:next w:val="Normal"/>
    <w:autoRedefine/>
    <w:uiPriority w:val="39"/>
    <w:unhideWhenUsed/>
    <w:rsid w:val="009917D1"/>
    <w:pPr>
      <w:spacing w:after="0"/>
      <w:ind w:left="1200"/>
    </w:pPr>
    <w:rPr>
      <w:rFonts w:asciiTheme="minorHAnsi" w:hAnsiTheme="minorHAnsi"/>
      <w:sz w:val="18"/>
      <w:szCs w:val="18"/>
    </w:rPr>
  </w:style>
  <w:style w:type="paragraph" w:styleId="Sumrio7">
    <w:name w:val="toc 7"/>
    <w:basedOn w:val="Normal"/>
    <w:next w:val="Normal"/>
    <w:autoRedefine/>
    <w:uiPriority w:val="39"/>
    <w:unhideWhenUsed/>
    <w:rsid w:val="009917D1"/>
    <w:pPr>
      <w:spacing w:after="0"/>
      <w:ind w:left="1440"/>
    </w:pPr>
    <w:rPr>
      <w:rFonts w:asciiTheme="minorHAnsi" w:hAnsiTheme="minorHAnsi"/>
      <w:sz w:val="18"/>
      <w:szCs w:val="18"/>
    </w:rPr>
  </w:style>
  <w:style w:type="paragraph" w:styleId="Sumrio8">
    <w:name w:val="toc 8"/>
    <w:basedOn w:val="Normal"/>
    <w:next w:val="Normal"/>
    <w:autoRedefine/>
    <w:uiPriority w:val="39"/>
    <w:unhideWhenUsed/>
    <w:rsid w:val="009917D1"/>
    <w:pPr>
      <w:spacing w:after="0"/>
      <w:ind w:left="1680"/>
    </w:pPr>
    <w:rPr>
      <w:rFonts w:asciiTheme="minorHAnsi" w:hAnsiTheme="minorHAnsi"/>
      <w:sz w:val="18"/>
      <w:szCs w:val="18"/>
    </w:rPr>
  </w:style>
  <w:style w:type="paragraph" w:styleId="Sumrio9">
    <w:name w:val="toc 9"/>
    <w:basedOn w:val="Normal"/>
    <w:next w:val="Normal"/>
    <w:autoRedefine/>
    <w:uiPriority w:val="39"/>
    <w:unhideWhenUsed/>
    <w:rsid w:val="009917D1"/>
    <w:pPr>
      <w:spacing w:after="0"/>
      <w:ind w:left="1920"/>
    </w:pPr>
    <w:rPr>
      <w:rFonts w:asciiTheme="minorHAnsi" w:hAnsiTheme="minorHAnsi"/>
      <w:sz w:val="18"/>
      <w:szCs w:val="18"/>
    </w:rPr>
  </w:style>
  <w:style w:type="paragraph" w:styleId="Corpodetexto">
    <w:name w:val="Body Text"/>
    <w:basedOn w:val="Normal"/>
    <w:link w:val="CorpodetextoChar"/>
    <w:uiPriority w:val="1"/>
    <w:rsid w:val="009A3716"/>
    <w:pPr>
      <w:widowControl w:val="0"/>
      <w:autoSpaceDE w:val="0"/>
      <w:autoSpaceDN w:val="0"/>
      <w:spacing w:after="0" w:line="240" w:lineRule="auto"/>
    </w:pPr>
    <w:rPr>
      <w:rFonts w:ascii="Times New Roman" w:eastAsia="Times New Roman" w:hAnsi="Times New Roman" w:cs="Times New Roman"/>
      <w:kern w:val="0"/>
      <w:lang w:val="pt-PT"/>
      <w14:ligatures w14:val="none"/>
    </w:rPr>
  </w:style>
  <w:style w:type="character" w:customStyle="1" w:styleId="CorpodetextoChar">
    <w:name w:val="Corpo de texto Char"/>
    <w:basedOn w:val="Fontepargpadro"/>
    <w:link w:val="Corpodetexto"/>
    <w:uiPriority w:val="1"/>
    <w:rsid w:val="009A3716"/>
    <w:rPr>
      <w:rFonts w:ascii="Times New Roman" w:eastAsia="Times New Roman" w:hAnsi="Times New Roman" w:cs="Times New Roman"/>
      <w:kern w:val="0"/>
      <w:lang w:val="pt-PT"/>
      <w14:ligatures w14:val="none"/>
    </w:rPr>
  </w:style>
  <w:style w:type="table" w:styleId="Tabelacomgrade">
    <w:name w:val="Table Grid"/>
    <w:basedOn w:val="Tabelanormal"/>
    <w:uiPriority w:val="39"/>
    <w:rsid w:val="00A17D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AE398E"/>
    <w:pPr>
      <w:spacing w:after="0" w:line="240" w:lineRule="auto"/>
    </w:pPr>
    <w:rPr>
      <w:rFonts w:ascii="Arial" w:hAnsi="Arial" w:cs="Arial"/>
    </w:rPr>
  </w:style>
  <w:style w:type="character" w:customStyle="1" w:styleId="MenoPendente2">
    <w:name w:val="Menção Pendente2"/>
    <w:basedOn w:val="Fontepargpadro"/>
    <w:uiPriority w:val="99"/>
    <w:semiHidden/>
    <w:unhideWhenUsed/>
    <w:rsid w:val="002A0184"/>
    <w:rPr>
      <w:color w:val="605E5C"/>
      <w:shd w:val="clear" w:color="auto" w:fill="E1DFDD"/>
    </w:rPr>
  </w:style>
  <w:style w:type="paragraph" w:styleId="Textodebalo">
    <w:name w:val="Balloon Text"/>
    <w:basedOn w:val="Normal"/>
    <w:link w:val="TextodebaloChar"/>
    <w:uiPriority w:val="99"/>
    <w:semiHidden/>
    <w:unhideWhenUsed/>
    <w:rsid w:val="00F206A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206A2"/>
    <w:rPr>
      <w:rFonts w:ascii="Segoe UI" w:hAnsi="Segoe UI" w:cs="Segoe UI"/>
      <w:sz w:val="18"/>
      <w:szCs w:val="18"/>
    </w:rPr>
  </w:style>
  <w:style w:type="character" w:styleId="HiperlinkVisitado">
    <w:name w:val="FollowedHyperlink"/>
    <w:basedOn w:val="Fontepargpadro"/>
    <w:uiPriority w:val="99"/>
    <w:semiHidden/>
    <w:unhideWhenUsed/>
    <w:rsid w:val="00695650"/>
    <w:rPr>
      <w:color w:val="96607D" w:themeColor="followedHyperlink"/>
      <w:u w:val="single"/>
    </w:rPr>
  </w:style>
  <w:style w:type="character" w:styleId="MenoPendente">
    <w:name w:val="Unresolved Mention"/>
    <w:basedOn w:val="Fontepargpadro"/>
    <w:uiPriority w:val="99"/>
    <w:semiHidden/>
    <w:unhideWhenUsed/>
    <w:rsid w:val="00380E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14407">
      <w:bodyDiv w:val="1"/>
      <w:marLeft w:val="0"/>
      <w:marRight w:val="0"/>
      <w:marTop w:val="0"/>
      <w:marBottom w:val="0"/>
      <w:divBdr>
        <w:top w:val="none" w:sz="0" w:space="0" w:color="auto"/>
        <w:left w:val="none" w:sz="0" w:space="0" w:color="auto"/>
        <w:bottom w:val="none" w:sz="0" w:space="0" w:color="auto"/>
        <w:right w:val="none" w:sz="0" w:space="0" w:color="auto"/>
      </w:divBdr>
    </w:div>
    <w:div w:id="206836742">
      <w:bodyDiv w:val="1"/>
      <w:marLeft w:val="0"/>
      <w:marRight w:val="0"/>
      <w:marTop w:val="0"/>
      <w:marBottom w:val="0"/>
      <w:divBdr>
        <w:top w:val="none" w:sz="0" w:space="0" w:color="auto"/>
        <w:left w:val="none" w:sz="0" w:space="0" w:color="auto"/>
        <w:bottom w:val="none" w:sz="0" w:space="0" w:color="auto"/>
        <w:right w:val="none" w:sz="0" w:space="0" w:color="auto"/>
      </w:divBdr>
    </w:div>
    <w:div w:id="452674377">
      <w:bodyDiv w:val="1"/>
      <w:marLeft w:val="0"/>
      <w:marRight w:val="0"/>
      <w:marTop w:val="0"/>
      <w:marBottom w:val="0"/>
      <w:divBdr>
        <w:top w:val="none" w:sz="0" w:space="0" w:color="auto"/>
        <w:left w:val="none" w:sz="0" w:space="0" w:color="auto"/>
        <w:bottom w:val="none" w:sz="0" w:space="0" w:color="auto"/>
        <w:right w:val="none" w:sz="0" w:space="0" w:color="auto"/>
      </w:divBdr>
    </w:div>
    <w:div w:id="465006448">
      <w:bodyDiv w:val="1"/>
      <w:marLeft w:val="0"/>
      <w:marRight w:val="0"/>
      <w:marTop w:val="0"/>
      <w:marBottom w:val="0"/>
      <w:divBdr>
        <w:top w:val="none" w:sz="0" w:space="0" w:color="auto"/>
        <w:left w:val="none" w:sz="0" w:space="0" w:color="auto"/>
        <w:bottom w:val="none" w:sz="0" w:space="0" w:color="auto"/>
        <w:right w:val="none" w:sz="0" w:space="0" w:color="auto"/>
      </w:divBdr>
    </w:div>
    <w:div w:id="517886711">
      <w:bodyDiv w:val="1"/>
      <w:marLeft w:val="0"/>
      <w:marRight w:val="0"/>
      <w:marTop w:val="0"/>
      <w:marBottom w:val="0"/>
      <w:divBdr>
        <w:top w:val="none" w:sz="0" w:space="0" w:color="auto"/>
        <w:left w:val="none" w:sz="0" w:space="0" w:color="auto"/>
        <w:bottom w:val="none" w:sz="0" w:space="0" w:color="auto"/>
        <w:right w:val="none" w:sz="0" w:space="0" w:color="auto"/>
      </w:divBdr>
    </w:div>
    <w:div w:id="742413345">
      <w:bodyDiv w:val="1"/>
      <w:marLeft w:val="0"/>
      <w:marRight w:val="0"/>
      <w:marTop w:val="0"/>
      <w:marBottom w:val="0"/>
      <w:divBdr>
        <w:top w:val="none" w:sz="0" w:space="0" w:color="auto"/>
        <w:left w:val="none" w:sz="0" w:space="0" w:color="auto"/>
        <w:bottom w:val="none" w:sz="0" w:space="0" w:color="auto"/>
        <w:right w:val="none" w:sz="0" w:space="0" w:color="auto"/>
      </w:divBdr>
    </w:div>
    <w:div w:id="795105406">
      <w:bodyDiv w:val="1"/>
      <w:marLeft w:val="0"/>
      <w:marRight w:val="0"/>
      <w:marTop w:val="0"/>
      <w:marBottom w:val="0"/>
      <w:divBdr>
        <w:top w:val="none" w:sz="0" w:space="0" w:color="auto"/>
        <w:left w:val="none" w:sz="0" w:space="0" w:color="auto"/>
        <w:bottom w:val="none" w:sz="0" w:space="0" w:color="auto"/>
        <w:right w:val="none" w:sz="0" w:space="0" w:color="auto"/>
      </w:divBdr>
    </w:div>
    <w:div w:id="803697693">
      <w:bodyDiv w:val="1"/>
      <w:marLeft w:val="0"/>
      <w:marRight w:val="0"/>
      <w:marTop w:val="0"/>
      <w:marBottom w:val="0"/>
      <w:divBdr>
        <w:top w:val="none" w:sz="0" w:space="0" w:color="auto"/>
        <w:left w:val="none" w:sz="0" w:space="0" w:color="auto"/>
        <w:bottom w:val="none" w:sz="0" w:space="0" w:color="auto"/>
        <w:right w:val="none" w:sz="0" w:space="0" w:color="auto"/>
      </w:divBdr>
    </w:div>
    <w:div w:id="846945908">
      <w:bodyDiv w:val="1"/>
      <w:marLeft w:val="0"/>
      <w:marRight w:val="0"/>
      <w:marTop w:val="0"/>
      <w:marBottom w:val="0"/>
      <w:divBdr>
        <w:top w:val="none" w:sz="0" w:space="0" w:color="auto"/>
        <w:left w:val="none" w:sz="0" w:space="0" w:color="auto"/>
        <w:bottom w:val="none" w:sz="0" w:space="0" w:color="auto"/>
        <w:right w:val="none" w:sz="0" w:space="0" w:color="auto"/>
      </w:divBdr>
    </w:div>
    <w:div w:id="1014459914">
      <w:bodyDiv w:val="1"/>
      <w:marLeft w:val="0"/>
      <w:marRight w:val="0"/>
      <w:marTop w:val="0"/>
      <w:marBottom w:val="0"/>
      <w:divBdr>
        <w:top w:val="none" w:sz="0" w:space="0" w:color="auto"/>
        <w:left w:val="none" w:sz="0" w:space="0" w:color="auto"/>
        <w:bottom w:val="none" w:sz="0" w:space="0" w:color="auto"/>
        <w:right w:val="none" w:sz="0" w:space="0" w:color="auto"/>
      </w:divBdr>
      <w:divsChild>
        <w:div w:id="972833140">
          <w:marLeft w:val="0"/>
          <w:marRight w:val="0"/>
          <w:marTop w:val="0"/>
          <w:marBottom w:val="0"/>
          <w:divBdr>
            <w:top w:val="none" w:sz="0" w:space="0" w:color="auto"/>
            <w:left w:val="none" w:sz="0" w:space="0" w:color="auto"/>
            <w:bottom w:val="none" w:sz="0" w:space="0" w:color="auto"/>
            <w:right w:val="none" w:sz="0" w:space="0" w:color="auto"/>
          </w:divBdr>
          <w:divsChild>
            <w:div w:id="521941167">
              <w:marLeft w:val="0"/>
              <w:marRight w:val="0"/>
              <w:marTop w:val="0"/>
              <w:marBottom w:val="0"/>
              <w:divBdr>
                <w:top w:val="none" w:sz="0" w:space="0" w:color="auto"/>
                <w:left w:val="none" w:sz="0" w:space="0" w:color="auto"/>
                <w:bottom w:val="none" w:sz="0" w:space="0" w:color="auto"/>
                <w:right w:val="none" w:sz="0" w:space="0" w:color="auto"/>
              </w:divBdr>
            </w:div>
          </w:divsChild>
        </w:div>
        <w:div w:id="272596869">
          <w:marLeft w:val="0"/>
          <w:marRight w:val="0"/>
          <w:marTop w:val="0"/>
          <w:marBottom w:val="0"/>
          <w:divBdr>
            <w:top w:val="none" w:sz="0" w:space="0" w:color="auto"/>
            <w:left w:val="none" w:sz="0" w:space="0" w:color="auto"/>
            <w:bottom w:val="none" w:sz="0" w:space="0" w:color="auto"/>
            <w:right w:val="none" w:sz="0" w:space="0" w:color="auto"/>
          </w:divBdr>
        </w:div>
      </w:divsChild>
    </w:div>
    <w:div w:id="1083065856">
      <w:bodyDiv w:val="1"/>
      <w:marLeft w:val="0"/>
      <w:marRight w:val="0"/>
      <w:marTop w:val="0"/>
      <w:marBottom w:val="0"/>
      <w:divBdr>
        <w:top w:val="none" w:sz="0" w:space="0" w:color="auto"/>
        <w:left w:val="none" w:sz="0" w:space="0" w:color="auto"/>
        <w:bottom w:val="none" w:sz="0" w:space="0" w:color="auto"/>
        <w:right w:val="none" w:sz="0" w:space="0" w:color="auto"/>
      </w:divBdr>
    </w:div>
    <w:div w:id="1119883611">
      <w:bodyDiv w:val="1"/>
      <w:marLeft w:val="0"/>
      <w:marRight w:val="0"/>
      <w:marTop w:val="0"/>
      <w:marBottom w:val="0"/>
      <w:divBdr>
        <w:top w:val="none" w:sz="0" w:space="0" w:color="auto"/>
        <w:left w:val="none" w:sz="0" w:space="0" w:color="auto"/>
        <w:bottom w:val="none" w:sz="0" w:space="0" w:color="auto"/>
        <w:right w:val="none" w:sz="0" w:space="0" w:color="auto"/>
      </w:divBdr>
    </w:div>
    <w:div w:id="1393430318">
      <w:bodyDiv w:val="1"/>
      <w:marLeft w:val="0"/>
      <w:marRight w:val="0"/>
      <w:marTop w:val="0"/>
      <w:marBottom w:val="0"/>
      <w:divBdr>
        <w:top w:val="none" w:sz="0" w:space="0" w:color="auto"/>
        <w:left w:val="none" w:sz="0" w:space="0" w:color="auto"/>
        <w:bottom w:val="none" w:sz="0" w:space="0" w:color="auto"/>
        <w:right w:val="none" w:sz="0" w:space="0" w:color="auto"/>
      </w:divBdr>
      <w:divsChild>
        <w:div w:id="1448935683">
          <w:marLeft w:val="0"/>
          <w:marRight w:val="0"/>
          <w:marTop w:val="0"/>
          <w:marBottom w:val="0"/>
          <w:divBdr>
            <w:top w:val="none" w:sz="0" w:space="0" w:color="auto"/>
            <w:left w:val="none" w:sz="0" w:space="0" w:color="auto"/>
            <w:bottom w:val="none" w:sz="0" w:space="0" w:color="auto"/>
            <w:right w:val="none" w:sz="0" w:space="0" w:color="auto"/>
          </w:divBdr>
          <w:divsChild>
            <w:div w:id="170989605">
              <w:marLeft w:val="0"/>
              <w:marRight w:val="0"/>
              <w:marTop w:val="0"/>
              <w:marBottom w:val="0"/>
              <w:divBdr>
                <w:top w:val="none" w:sz="0" w:space="0" w:color="auto"/>
                <w:left w:val="none" w:sz="0" w:space="0" w:color="auto"/>
                <w:bottom w:val="none" w:sz="0" w:space="0" w:color="auto"/>
                <w:right w:val="none" w:sz="0" w:space="0" w:color="auto"/>
              </w:divBdr>
            </w:div>
          </w:divsChild>
        </w:div>
        <w:div w:id="737938528">
          <w:marLeft w:val="0"/>
          <w:marRight w:val="0"/>
          <w:marTop w:val="0"/>
          <w:marBottom w:val="0"/>
          <w:divBdr>
            <w:top w:val="none" w:sz="0" w:space="0" w:color="auto"/>
            <w:left w:val="none" w:sz="0" w:space="0" w:color="auto"/>
            <w:bottom w:val="none" w:sz="0" w:space="0" w:color="auto"/>
            <w:right w:val="none" w:sz="0" w:space="0" w:color="auto"/>
          </w:divBdr>
        </w:div>
      </w:divsChild>
    </w:div>
    <w:div w:id="1401174281">
      <w:bodyDiv w:val="1"/>
      <w:marLeft w:val="0"/>
      <w:marRight w:val="0"/>
      <w:marTop w:val="0"/>
      <w:marBottom w:val="0"/>
      <w:divBdr>
        <w:top w:val="none" w:sz="0" w:space="0" w:color="auto"/>
        <w:left w:val="none" w:sz="0" w:space="0" w:color="auto"/>
        <w:bottom w:val="none" w:sz="0" w:space="0" w:color="auto"/>
        <w:right w:val="none" w:sz="0" w:space="0" w:color="auto"/>
      </w:divBdr>
    </w:div>
    <w:div w:id="1561557391">
      <w:bodyDiv w:val="1"/>
      <w:marLeft w:val="0"/>
      <w:marRight w:val="0"/>
      <w:marTop w:val="0"/>
      <w:marBottom w:val="0"/>
      <w:divBdr>
        <w:top w:val="none" w:sz="0" w:space="0" w:color="auto"/>
        <w:left w:val="none" w:sz="0" w:space="0" w:color="auto"/>
        <w:bottom w:val="none" w:sz="0" w:space="0" w:color="auto"/>
        <w:right w:val="none" w:sz="0" w:space="0" w:color="auto"/>
      </w:divBdr>
    </w:div>
    <w:div w:id="1861813754">
      <w:bodyDiv w:val="1"/>
      <w:marLeft w:val="0"/>
      <w:marRight w:val="0"/>
      <w:marTop w:val="0"/>
      <w:marBottom w:val="0"/>
      <w:divBdr>
        <w:top w:val="none" w:sz="0" w:space="0" w:color="auto"/>
        <w:left w:val="none" w:sz="0" w:space="0" w:color="auto"/>
        <w:bottom w:val="none" w:sz="0" w:space="0" w:color="auto"/>
        <w:right w:val="none" w:sz="0" w:space="0" w:color="auto"/>
      </w:divBdr>
    </w:div>
    <w:div w:id="1874609398">
      <w:bodyDiv w:val="1"/>
      <w:marLeft w:val="0"/>
      <w:marRight w:val="0"/>
      <w:marTop w:val="0"/>
      <w:marBottom w:val="0"/>
      <w:divBdr>
        <w:top w:val="none" w:sz="0" w:space="0" w:color="auto"/>
        <w:left w:val="none" w:sz="0" w:space="0" w:color="auto"/>
        <w:bottom w:val="none" w:sz="0" w:space="0" w:color="auto"/>
        <w:right w:val="none" w:sz="0" w:space="0" w:color="auto"/>
      </w:divBdr>
    </w:div>
    <w:div w:id="1910462736">
      <w:bodyDiv w:val="1"/>
      <w:marLeft w:val="0"/>
      <w:marRight w:val="0"/>
      <w:marTop w:val="0"/>
      <w:marBottom w:val="0"/>
      <w:divBdr>
        <w:top w:val="none" w:sz="0" w:space="0" w:color="auto"/>
        <w:left w:val="none" w:sz="0" w:space="0" w:color="auto"/>
        <w:bottom w:val="none" w:sz="0" w:space="0" w:color="auto"/>
        <w:right w:val="none" w:sz="0" w:space="0" w:color="auto"/>
      </w:divBdr>
    </w:div>
    <w:div w:id="1964311009">
      <w:bodyDiv w:val="1"/>
      <w:marLeft w:val="0"/>
      <w:marRight w:val="0"/>
      <w:marTop w:val="0"/>
      <w:marBottom w:val="0"/>
      <w:divBdr>
        <w:top w:val="none" w:sz="0" w:space="0" w:color="auto"/>
        <w:left w:val="none" w:sz="0" w:space="0" w:color="auto"/>
        <w:bottom w:val="none" w:sz="0" w:space="0" w:color="auto"/>
        <w:right w:val="none" w:sz="0" w:space="0" w:color="auto"/>
      </w:divBdr>
    </w:div>
    <w:div w:id="201688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people" Target="peop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804C1-444E-40A9-900A-285E2134A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1793</TotalTime>
  <Pages>12</Pages>
  <Words>3782</Words>
  <Characters>20425</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whilker henrique dos santos silva</dc:creator>
  <cp:keywords/>
  <dc:description/>
  <cp:lastModifiedBy>Alexandre Júnior</cp:lastModifiedBy>
  <cp:revision>16</cp:revision>
  <cp:lastPrinted>2024-11-12T00:43:00Z</cp:lastPrinted>
  <dcterms:created xsi:type="dcterms:W3CDTF">2024-11-04T01:04:00Z</dcterms:created>
  <dcterms:modified xsi:type="dcterms:W3CDTF">2025-10-31T22:03:00Z</dcterms:modified>
</cp:coreProperties>
</file>